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comments.xml" ContentType="application/vnd.openxmlformats-officedocument.wordprocessingml.comment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Props" Type="http://schemas.openxmlformats.org/package/2006/relationships/metadata/core-properties" Target="docProps/core.xml"/>
</Relationships>
</file>

<file path=word/document.xml><?xml version="1.0" encoding="utf-8"?>
<!-- NOTE: child elements here are authored for readability, NOT in strict
     CT_PPr/CT_RPr/… schema order. The gen_acid2_docx generator runs
     loki_ooxml::repair_docx over the packaged bytes, which reorders them into
     the ECMA-376 sequence Word requires. Don't hand-sort this file. -->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 ============================================================ -->
    <!-- SECTION A · BUSINESS REPORT (cover + TOC + body)             -->
    <!-- ============================================================ -->
    <!-- Cover page -->
    <w:p>
      <w:pPr>
        <w:spacing w:before="2400" w:after="0"/>
      </w:pPr>
      <w:r>
        <w:rPr>
          <w:caps/>
          <w:color w:val="ED7D31" w:themeColor="accent2"/>
          <w:spacing w:val="60"/>
          <w:sz w:val="20"/>
        </w:rPr>
        <w:t>AppThere Engineering</w:t>
      </w:r>
    </w:p>
    <w:p>
      <w:pPr>
        <w:pStyle w:val="Title"/>
      </w:pPr>
      <w:r>
        <w:t>Rendering Fidelity at Scale</w:t>
      </w:r>
    </w:p>
    <w:p>
      <w:pPr>
        <w:pStyle w:val="Subtitle"/>
      </w:pPr>
      <w:r>
        <w:t>The ACID 2 parity report for opening real-world documents in Loki</w:t>
      </w:r>
    </w:p>
    <w:p>
      <w:pPr>
        <w:pBdr>
          <w:bottom w:val="single" w:sz="12" w:space="4" w:color="4472C4" w:themeColor="accent1"/>
        </w:pBdr>
        <w:spacing w:after="240"/>
      </w:pPr>
    </w:p>
    <w:p>
      <w:r>
        <w:rPr>
          <w:b/>
        </w:rPr>
        <w:t xml:space="preserve">Prepared by </w:t>
      </w:r>
      <w:r>
        <w:t xml:space="preserve">the Loki Layout Team</w:t>
      </w:r>
      <w:r>
        <w:rPr>
          <w:b/>
        </w:rPr>
        <w:t xml:space="preserve">   ·   Date </w:t>
      </w:r>
      <w:fldSimple w:instr=" DATE \@ &quot;d MMMM yyyy&quot; ">
        <w:r>
          <w:t>14 July 2026</w:t>
        </w:r>
      </w:fldSimple>
    </w:p>
    <w:p>
      <w:r>
        <w:br w:type="page"/>
      </w:r>
    </w:p>
    <!-- Table of contents (real TOC field with dot-leader entries) -->
    <w:p>
      <w:pPr>
        <w:pStyle w:val="TOCHeading"/>
      </w:pPr>
      <w:r>
        <w:t>Contents</w:t>
      </w:r>
    </w:p>
    <w:p>
      <w:pPr>
        <w:pStyle w:val="TOC1"/>
      </w:pPr>
      <w:r>
        <w:fldChar w:fldCharType="begin"/>
      </w:r>
      <w:r>
        <w:instrText xml:space="preserve"> TOC \o "1-2" \h \z \u </w:instrText>
      </w:r>
      <w:r>
        <w:fldChar w:fldCharType="separate"/>
      </w:r>
      <w:r>
        <w:t>1.  Introduction</w:t>
      </w:r>
      <w:r>
        <w:tab/>
        <w:t>3</w:t>
      </w:r>
    </w:p>
    <w:p>
      <w:pPr>
        <w:pStyle w:val="TOC2"/>
      </w:pPr>
      <w:r>
        <w:t>1.1  Background and goals</w:t>
      </w:r>
      <w:r>
        <w:tab/>
        <w:t>3</w:t>
      </w:r>
    </w:p>
    <w:p>
      <w:pPr>
        <w:pStyle w:val="TOC1"/>
      </w:pPr>
      <w:r>
        <w:t>2.  Measured results</w:t>
      </w:r>
      <w:r>
        <w:tab/>
        <w:t>3</w:t>
      </w:r>
    </w:p>
    <w:p>
      <w:pPr>
        <w:pStyle w:val="TOC2"/>
      </w:pPr>
      <w:r>
        <w:t>2.1  Per-feature scores</w:t>
      </w:r>
      <w:r>
        <w:tab/>
        <w:t>4</w:t>
      </w:r>
      <w:r>
        <w:fldChar w:fldCharType="end"/>
      </w:r>
    </w:p>
    <w:p>
      <w:r>
        <w:br w:type="page"/>
      </w:r>
    </w:p>
    <!-- Body -->
    <w:p>
      <w:pPr>
        <w:pStyle w:val="Heading1"/>
      </w:pPr>
      <w:r>
        <w:t>1.  Introduction</w:t>
      </w:r>
    </w:p>
    <w:p>
      <w:pPr>
        <w:pStyle w:val="Heading2"/>
      </w:pPr>
      <w:r>
        <w:t>1.1  Background and goals</w:t>
      </w:r>
    </w:p>
    <w:p>
      <w:pPr>
        <w:jc w:val="both"/>
      </w:pPr>
      <w:r>
        <w:t xml:space="preserve">When a reader opens an existing document, the first impression is entirely visual: line spacing, tables, headings, and figures must land where the author put them. This report exercises the constructs that most often drift between suites, measured with SSIM</w:t>
      </w:r>
      <w:r>
        <w:rPr>
          <w:rStyle w:val="FootnoteReference"/>
        </w:rPr>
        <w:footnoteReference w:id="1"/>
      </w:r>
      <w:r>
        <w:t xml:space="preserve"> against the canonical Microsoft 365 render. The bulk of divergence historically comes from a handful of features working </w:t>
      </w:r>
      <w:r>
        <w:rPr>
          <w:i/>
        </w:rPr>
        <w:t>together</w:t>
      </w:r>
      <w:r>
        <w:t xml:space="preserve">, which is exactly what the pages that follow stress.</w:t>
      </w:r>
    </w:p>
    <w:p>
      <w:pPr>
        <w:pStyle w:val="Heading3"/>
      </w:pPr>
      <w:r>
        <w:t>Scope</w:t>
      </w:r>
    </w:p>
    <w:p>
      <w:pPr>
        <w:numPr>
          <w:ilvl w:val="0"/>
          <w:numId w:val="2"/>
        </w:numPr>
      </w:pPr>
      <w:r>
        <w:t>Word-processing layout: spacing, indents, keep-with-next, widows.</w:t>
      </w:r>
    </w:p>
    <w:p>
      <w:pPr>
        <w:numPr>
          <w:ilvl w:val="1"/>
          <w:numId w:val="2"/>
        </w:numPr>
      </w:pPr>
      <w:r>
        <w:t>Tables with merged cells, shading, and repeated header rows.</w:t>
      </w:r>
    </w:p>
    <w:p>
      <w:pPr>
        <w:numPr>
          <w:ilvl w:val="2"/>
          <w:numId w:val="2"/>
        </w:numPr>
      </w:pPr>
      <w:r>
        <w:t>Floating figures and captions with sequence fields.</w:t>
      </w:r>
    </w:p>
    <w:p>
      <w:pPr>
        <w:numPr>
          <w:ilvl w:val="0"/>
          <w:numId w:val="2"/>
        </w:numPr>
      </w:pPr>
      <w:r>
        <w:t>Cross-references and fields that update on open.</w:t>
      </w:r>
    </w:p>
    <w:p>
      <w:pPr>
        <w:pStyle w:val="Heading1"/>
      </w:pPr>
      <w:r>
        <w:t>2.  Measured results</w:t>
      </w:r>
    </w:p>
    <w:p>
      <w:pPr>
        <w:jc w:val="both"/>
      </w:pPr>
      <w:r>
        <w:t xml:space="preserve">The results are summarised in </w:t>
      </w:r>
      <w:r>
        <w:fldChar w:fldCharType="begin"/>
      </w:r>
      <w:r>
        <w:instrText xml:space="preserve"> REF tblResults \h </w:instrText>
      </w:r>
      <w:r>
        <w:fldChar w:fldCharType="separate"/>
      </w:r>
      <w:r>
        <w:t>Table 1</w:t>
      </w:r>
      <w:r>
        <w:fldChar w:fldCharType="end"/>
      </w:r>
      <w:r>
        <w:t xml:space="preserve">. Scores at or above the calibrated threshold pass; the total row aggregates the section.</w:t>
      </w:r>
    </w:p>
    <!-- Caption with SEQ field + bookmark for the cross-reference -->
    <w:p>
      <w:pPr>
        <w:pStyle w:val="Caption"/>
        <w:keepNext/>
      </w:pPr>
      <w:bookmarkStart w:id="0" w:name="tblResults"/>
      <w:r>
        <w:t xml:space="preserve">Table </w:t>
      </w:r>
      <w:fldSimple w:instr=" SEQ Table \* ARABIC ">
        <w:r>
          <w:t>1</w:t>
        </w:r>
      </w:fldSimple>
      <w:bookmarkEnd w:id="0"/>
      <w:r>
        <w:t xml:space="preserve">.  Per-feature parity (illustrative).</w:t>
      </w:r>
    </w:p>
    <!-- Report table: shaded header, vMerge + gridSpan, total row -->
    <w:tbl>
      <w:tblPr>
        <w:tblStyle w:val="TableGrid"/>
        <w:tblW w:w="9360" w:type="dxa"/>
        <w:tblLayout w:type="fixed"/>
        <w:tblLook w:val="04A0" w:firstRow="1" w:lastRow="1" w:firstColumn="1" w:lastColumn="0" w:noHBand="0" w:noVBand="1"/>
      </w:tblPr>
      <w:tblGrid>
        <w:gridCol w:w="2340"/>
        <w:gridCol w:w="2340"/>
        <w:gridCol w:w="2340"/>
        <w:gridCol w:w="2340"/>
      </w:tblGrid>
      <w:tr>
        <w:trPr>
          <w:tblHeader/>
        </w:trPr>
        <w:tc>
          <w:tcPr>
            <w:tcW w:w="2340" w:type="dxa"/>
            <w:vMerge w:val="restart"/>
            <w:shd w:val="clear" w:color="auto" w:fill="4472C4" w:themeFill="accent1"/>
            <w:vAlign w:val="center"/>
          </w:tcPr>
          <w:p>
            <w:pPr>
              <w:spacing w:after="0"/>
            </w:pPr>
            <w:r>
              <w:rPr>
                <w:b/>
                <w:color w:val="FFFFFF"/>
              </w:rPr>
              <w:t>Feature</w:t>
            </w:r>
          </w:p>
        </w:tc>
        <w:tc>
          <w:tcPr>
            <w:tcW w:w="7020" w:type="dxa"/>
            <w:gridSpan w:val="3"/>
            <w:shd w:val="clear" w:color="auto" w:fill="4472C4" w:themeFill="accent1"/>
            <w:vAlign w:val="center"/>
          </w:tcPr>
          <w:p>
            <w:pPr>
              <w:spacing w:after="0"/>
              <w:jc w:val="center"/>
            </w:pPr>
            <w:r>
              <w:rPr>
                <w:b/>
                <w:color w:val="FFFFFF"/>
              </w:rPr>
              <w:t>Region score</w:t>
            </w:r>
          </w:p>
        </w:tc>
      </w:tr>
      <w:tr>
        <w:trPr>
          <w:tblHeader/>
        </w:trPr>
        <w:tc>
          <w:tcPr>
            <w:tcW w:w="2340" w:type="dxa"/>
            <w:vMerge/>
            <w:shd w:val="clear" w:color="auto" w:fill="4472C4" w:themeFill="accent1"/>
          </w:tcPr>
          <w:p>
            <w:pPr>
              <w:spacing w:after="0"/>
            </w:pPr>
          </w:p>
        </w:tc>
        <w:tc>
          <w:tcPr>
            <w:tcW w:w="2340" w:type="dxa"/>
            <w:shd w:val="clear" w:color="auto" w:fill="D9E2F3" w:themeFill="accent1" w:themeFillTint="33"/>
          </w:tcPr>
          <w:p>
            <w:pPr>
              <w:spacing w:after="0"/>
              <w:jc w:val="center"/>
            </w:pPr>
            <w:r>
              <w:rPr>
                <w:b/>
              </w:rPr>
              <w:t>SSIM</w:t>
            </w:r>
          </w:p>
        </w:tc>
        <w:tc>
          <w:tcPr>
            <w:tcW w:w="2340" w:type="dxa"/>
            <w:shd w:val="clear" w:color="auto" w:fill="D9E2F3" w:themeFill="accent1" w:themeFillTint="33"/>
          </w:tcPr>
          <w:p>
            <w:pPr>
              <w:spacing w:after="0"/>
              <w:jc w:val="center"/>
            </w:pPr>
            <w:r>
              <w:rPr>
                <w:b/>
              </w:rPr>
              <w:t>ΔE</w:t>
            </w:r>
          </w:p>
        </w:tc>
        <w:tc>
          <w:tcPr>
            <w:tcW w:w="2340" w:type="dxa"/>
            <w:shd w:val="clear" w:color="auto" w:fill="D9E2F3" w:themeFill="accent1" w:themeFillTint="33"/>
          </w:tcPr>
          <w:p>
            <w:pPr>
              <w:spacing w:after="0"/>
              <w:jc w:val="center"/>
            </w:pPr>
            <w:r>
              <w:rPr>
                <w:b/>
              </w:rPr>
              <w:t>Verdict</w:t>
            </w:r>
          </w:p>
        </w:tc>
      </w:tr>
      <w:tr>
        <w:tc>
          <w:tcPr>
            <w:tcW w:w="2340" w:type="dxa"/>
          </w:tcPr>
          <w:p>
            <w:pPr>
              <w:spacing w:after="0"/>
            </w:pPr>
            <w:r>
              <w:t>Line spacing</w:t>
            </w:r>
          </w:p>
        </w:tc>
        <w:tc>
          <w:tcPr>
            <w:tcW w:w="2340" w:type="dxa"/>
          </w:tcPr>
          <w:p>
            <w:pPr>
              <w:spacing w:after="0"/>
              <w:jc w:val="center"/>
            </w:pPr>
            <w:r>
              <w:t>0.99</w:t>
            </w:r>
          </w:p>
        </w:tc>
        <w:tc>
          <w:tcPr>
            <w:tcW w:w="2340" w:type="dxa"/>
          </w:tcPr>
          <w:p>
            <w:pPr>
              <w:spacing w:after="0"/>
              <w:jc w:val="center"/>
            </w:pPr>
            <w:r>
              <w:t>1.2</w:t>
            </w:r>
          </w:p>
        </w:tc>
        <w:tc>
          <w:tcPr>
            <w:tcW w:w="2340" w:type="dxa"/>
            <w:shd w:val="clear" w:color="auto" w:fill="E2EFDA"/>
          </w:tcPr>
          <w:p>
            <w:pPr>
              <w:spacing w:after="0"/>
              <w:jc w:val="center"/>
            </w:pPr>
            <w:r>
              <w:rPr>
                <w:color w:val="548235"/>
              </w:rPr>
              <w:t>Pass</w:t>
            </w:r>
          </w:p>
        </w:tc>
      </w:tr>
      <w:tr>
        <w:tc>
          <w:tcPr>
            <w:tcW w:w="2340" w:type="dxa"/>
          </w:tcPr>
          <w:p>
            <w:pPr>
              <w:spacing w:after="0"/>
            </w:pPr>
            <w:r>
              <w:t>Merged tables</w:t>
            </w:r>
          </w:p>
        </w:tc>
        <w:tc>
          <w:tcPr>
            <w:tcW w:w="2340" w:type="dxa"/>
          </w:tcPr>
          <w:p>
            <w:pPr>
              <w:spacing w:after="0"/>
              <w:jc w:val="center"/>
            </w:pPr>
            <w:r>
              <w:t>0.97</w:t>
            </w:r>
          </w:p>
        </w:tc>
        <w:tc>
          <w:tcPr>
            <w:tcW w:w="2340" w:type="dxa"/>
          </w:tcPr>
          <w:p>
            <w:pPr>
              <w:spacing w:after="0"/>
              <w:jc w:val="center"/>
            </w:pPr>
            <w:r>
              <w:t>2.6</w:t>
            </w:r>
          </w:p>
        </w:tc>
        <w:tc>
          <w:tcPr>
            <w:tcW w:w="2340" w:type="dxa"/>
            <w:shd w:val="clear" w:color="auto" w:fill="E2EFDA"/>
          </w:tcPr>
          <w:p>
            <w:pPr>
              <w:spacing w:after="0"/>
              <w:jc w:val="center"/>
            </w:pPr>
            <w:r>
              <w:rPr>
                <w:color w:val="548235"/>
              </w:rPr>
              <w:t>Pass</w:t>
            </w:r>
          </w:p>
        </w:tc>
      </w:tr>
      <w:tr>
        <w:tc>
          <w:tcPr>
            <w:tcW w:w="2340" w:type="dxa"/>
            <w:shd w:val="clear" w:color="auto" w:fill="F2F2F2"/>
          </w:tcPr>
          <w:p>
            <w:pPr>
              <w:spacing w:after="0"/>
            </w:pPr>
            <w:r>
              <w:rPr>
                <w:b/>
              </w:rPr>
              <w:t>Total</w:t>
            </w:r>
          </w:p>
        </w:tc>
        <w:tc>
          <w:tcPr>
            <w:tcW w:w="2340" w:type="dxa"/>
            <w:shd w:val="clear" w:color="auto" w:fill="F2F2F2"/>
          </w:tcPr>
          <w:p>
            <w:pPr>
              <w:spacing w:after="0"/>
              <w:jc w:val="center"/>
            </w:pPr>
            <w:r>
              <w:rPr>
                <w:b/>
              </w:rPr>
              <w:t>0.98</w:t>
            </w:r>
          </w:p>
        </w:tc>
        <w:tc>
          <w:tcPr>
            <w:tcW w:w="2340" w:type="dxa"/>
            <w:shd w:val="clear" w:color="auto" w:fill="F2F2F2"/>
          </w:tcPr>
          <w:p>
            <w:pPr>
              <w:spacing w:after="0"/>
              <w:jc w:val="center"/>
            </w:pPr>
            <w:r>
              <w:rPr>
                <w:b/>
              </w:rPr>
              <w:t>1.9</w:t>
            </w:r>
          </w:p>
        </w:tc>
        <w:tc>
          <w:tcPr>
            <w:tcW w:w="2340" w:type="dxa"/>
            <w:shd w:val="clear" w:color="auto" w:fill="F2F2F2"/>
          </w:tcPr>
          <w:p>
            <w:pPr>
              <w:spacing w:after="0"/>
              <w:jc w:val="center"/>
            </w:pPr>
            <w:r>
              <w:rPr>
                <w:b/>
                <w:color w:val="548235"/>
              </w:rPr>
              <w:t>Pass</w:t>
            </w:r>
          </w:p>
        </w:tc>
      </w:tr>
    </w:tbl>
    <w:p>
      <w:pPr>
        <w:spacing w:before="120"/>
      </w:pPr>
    </w:p>
    <!-- Inline figure + caption -->
    <w:p>
      <w:pPr>
        <w:keepNext/>
        <w:spacing w:after="0"/>
        <w:jc w:val="center"/>
      </w:pPr>
      <w:r>
        <w:drawing>
          <wp:inline distT="0" distB="0" distL="0" distR="0">
            <wp:extent cx="2286000" cy="1371600"/>
            <wp:effectExtent l="0" t="0" r="0" b="0"/>
            <wp:docPr id="1" name="Figure 1"/>
            <wp:cNvGraphicFramePr>
              <a:graphicFrameLocks noChangeAspect="1"/>
            </wp:cNvGraphicFramePr>
            <a:graphic>
              <a:graphicData uri="http://schemas.openxmlformats.org/drawingml/2006/picture">
                <pic:pic>
                  <pic:nvPicPr>
                    <pic:cNvPr id="1" name="figure.png"/>
                    <pic:cNvPicPr/>
                  </pic:nvPicPr>
                  <pic:blipFill>
                    <a:blip r:embed="rId9"/>
                    <a:stretch>
                      <a:fillRect/>
                    </a:stretch>
                  </pic:blipFill>
                  <pic:spPr>
                    <a:xfrm>
                      <a:off x="0" y="0"/>
                      <a:ext cx="2286000" cy="1371600"/>
                    </a:xfrm>
                    <a:prstGeom prst="rect">
                      <a:avLst/>
                    </a:prstGeom>
                  </pic:spPr>
                </pic:pic>
              </a:graphicData>
            </a:graphic>
          </wp:inline>
        </w:drawing>
      </w:r>
    </w:p>
    <w:p>
      <w:pPr>
        <w:pStyle w:val="Caption"/>
        <w:jc w:val="center"/>
      </w:pPr>
      <w:r>
        <w:t xml:space="preserve">Figure </w:t>
      </w:r>
      <w:fldSimple w:instr=" SEQ Figure \* ARABIC ">
        <w:r>
          <w:t>1</w:t>
        </w:r>
      </w:fldSimple>
      <w:r>
        <w:t xml:space="preserve">.  Score distribution across regions.</w:t>
      </w:r>
      <w:r>
        <w:rPr>
          <w:rStyle w:val="FootnoteReference"/>
        </w:rPr>
        <w:footnoteReference w:id="2"/>
      </w:r>
    </w:p>
    <!-- Block quote (Quote style: indented, italic) -->
    <w:p>
      <w:pPr>
        <w:pStyle w:val="Quote"/>
        <w:pBdr>
          <w:left w:val="single" w:sz="18" w:space="10" w:color="4472C4" w:themeColor="accent1"/>
        </w:pBdr>
        <w:shd w:val="clear" w:color="auto" w:fill="F2F6FC"/>
      </w:pPr>
      <w:r>
        <w:t>Parity is not one big feature; it is a hundred small ones that must all be right at once.</w:t>
      </w:r>
    </w:p>
    <!-- Section A break → Section B (résumé) -->
    <w:p>
      <w:pPr>
        <w:sectPr>
          <w:headerReference w:type="default" r:id="rId6"/>
          <w:footerReference w:type="default" r:id="rId7"/>
          <w:pgSz w:w="12240" w:h="15840"/>
          <w:pgMar w:top="1440" w:right="1440" w:bottom="1440" w:left="1440" w:header="720" w:footer="720" w:gutter="0"/>
          <w:cols w:space="720"/>
        </w:sectPr>
      </w:pPr>
    </w:p>
    <!-- ============================================================ -->
    <!-- SECTION B · RÉSUMÉ / CV                                       -->
    <!-- ============================================================ -->
    <w:p>
      <w:pPr>
        <w:spacing w:after="0"/>
        <w:jc w:val="center"/>
      </w:pPr>
      <w:r>
        <w:rPr>
          <w:smallCaps/>
          <w:color w:val="1F3864"/>
          <w:spacing w:val="40"/>
          <w:sz w:val="44"/>
        </w:rPr>
        <w:t>Jordan A. Rivera</w:t>
      </w:r>
    </w:p>
    <w:p>
      <w:pPr>
        <w:spacing w:before="0" w:after="120"/>
        <w:jc w:val="center"/>
      </w:pPr>
      <w:hyperlink r:id="rId10" w:history="1">
        <w:r>
          <w:rPr>
            <w:rStyle w:val="Hyperlink"/>
          </w:rPr>
          <w:t>jordan@example.com</w:t>
        </w:r>
      </w:hyperlink>
      <w:r>
        <w:t xml:space="preserve">  •  </w:t>
      </w:r>
      <w:hyperlink r:id="rId11" w:history="1">
        <w:r>
          <w:rPr>
            <w:rStyle w:val="Hyperlink"/>
          </w:rPr>
          <w:t>linkedin.com/in/jrivera</w:t>
        </w:r>
      </w:hyperlink>
      <w:r>
        <w:t xml:space="preserve">  •  San Francisco, CA</w:t>
      </w:r>
    </w:p>
    <w:p>
      <w:pPr>
        <w:pBdr>
          <w:bottom w:val="single" w:sz="6" w:space="1" w:color="1F3864"/>
        </w:pBdr>
        <w:spacing w:before="120" w:after="80"/>
      </w:pPr>
      <w:r>
        <w:rPr>
          <w:b/>
          <w:caps/>
          <w:color w:val="1F3864"/>
          <w:spacing w:val="30"/>
        </w:rPr>
        <w:t>Experience</w:t>
      </w:r>
    </w:p>
    <w:p>
      <w:pPr>
        <w:tabs>
          <w:tab w:val="right" w:pos="9360"/>
        </w:tabs>
        <w:spacing w:after="0"/>
      </w:pPr>
      <w:r>
        <w:rPr>
          <w:b/>
        </w:rPr>
        <w:t>Staff Layout Engineer, AppThere</w:t>
      </w:r>
      <w:r>
        <w:tab/>
        <w:t>2023 – Present</w:t>
      </w:r>
    </w:p>
    <w:p>
      <w:pPr>
        <w:spacing w:after="80"/>
        <w:ind w:left="0"/>
      </w:pPr>
      <w:r>
        <w:rPr>
          <w:i/>
          <w:color w:val="595959"/>
        </w:rPr>
        <w:t>Loki word-processing layout &amp; rendering fidelity.</w:t>
      </w:r>
    </w:p>
    <w:p>
      <w:pPr>
        <w:numPr>
          <w:ilvl w:val="0"/>
          <w:numId w:val="1"/>
        </w:numPr>
        <w:spacing w:after="40"/>
      </w:pPr>
      <w:r>
        <w:t>Drove SSIM parity with Microsoft 365 across the ACID corpus.</w:t>
      </w:r>
    </w:p>
    <w:p>
      <w:pPr>
        <w:numPr>
          <w:ilvl w:val="0"/>
          <w:numId w:val="1"/>
        </w:numPr>
        <w:spacing w:after="40"/>
      </w:pPr>
      <w:r>
        <w:t>Shipped variable-font instancing and floating-image wrap parity.</w:t>
      </w:r>
    </w:p>
    <w:p>
      <w:pPr>
        <w:tabs>
          <w:tab w:val="right" w:pos="9360"/>
        </w:tabs>
        <w:spacing w:before="80" w:after="0"/>
      </w:pPr>
      <w:r>
        <w:rPr>
          <w:b/>
        </w:rPr>
        <w:t>Software Engineer, Contoso Docs</w:t>
      </w:r>
      <w:r>
        <w:tab/>
        <w:t>2019 – 2023</w:t>
      </w:r>
    </w:p>
    <w:p>
      <w:pPr>
        <w:numPr>
          <w:ilvl w:val="0"/>
          <w:numId w:val="1"/>
        </w:numPr>
        <w:spacing w:before="40" w:after="40"/>
      </w:pPr>
      <w:r>
        <w:t>Built the OOXML import pipeline for tables and numbering.</w:t>
      </w:r>
    </w:p>
    <w:p>
      <w:pPr>
        <w:pBdr>
          <w:bottom w:val="single" w:sz="6" w:space="1" w:color="1F3864"/>
        </w:pBdr>
        <w:spacing w:before="160" w:after="80"/>
      </w:pPr>
      <w:r>
        <w:rPr>
          <w:b/>
          <w:caps/>
          <w:color w:val="1F3864"/>
          <w:spacing w:val="30"/>
        </w:rPr>
        <w:t>Skills</w:t>
      </w:r>
    </w:p>
    <w:p>
      <w:pPr>
        <w:tabs>
          <w:tab w:val="left" w:pos="1980"/>
          <w:tab w:val="left" w:pos="3960"/>
        </w:tabs>
        <w:spacing w:after="0"/>
      </w:pPr>
      <w:r>
        <w:t>Rust</w:t>
      </w:r>
      <w:r>
        <w:tab/>
        <w:t>OOXML / ODF</w:t>
      </w:r>
      <w:r>
        <w:tab/>
        <w:t>Typography</w:t>
      </w:r>
    </w:p>
    <!-- Section B break → Section C (newsletter, two balanced columns) -->
    <w:p>
      <w:pPr>
        <w:sectPr>
          <w:headerReference w:type="default" r:id="rId6"/>
          <w:footerReference w:type="default" r:id="rId7"/>
          <w:type w:val="nextPage"/>
          <w:pgSz w:w="12240" w:h="15840"/>
          <w:pgMar w:top="1440" w:right="1440" w:bottom="1440" w:left="1440" w:header="720" w:footer="720" w:gutter="0"/>
          <w:cols w:space="720"/>
        </w:sectPr>
      </w:pPr>
    </w:p>
    <!-- ============================================================ -->
    <!-- SECTION C · NEWSLETTER (drop cap, columns, float, pull-quote) -->
    <!-- ============================================================ -->
    <w:p>
      <w:pPr>
        <w:pBdr>
          <w:top w:val="double" w:sz="6" w:space="2" w:color="ED7D31" w:themeColor="accent2"/>
          <w:bottom w:val="double" w:sz="6" w:space="2" w:color="ED7D31" w:themeColor="accent2"/>
        </w:pBdr>
        <w:spacing w:after="0"/>
        <w:jc w:val="center"/>
      </w:pPr>
      <w:r>
        <w:rPr>
          <w:rFonts w:ascii="Calibri Light" w:hAnsi="Calibri Light"/>
          <w:caps/>
          <w:color w:val="ED7D31" w:themeColor="accent2"/>
          <w:spacing w:val="40"/>
          <w:sz w:val="40"/>
        </w:rPr>
        <w:t>The Loki Ledger</w:t>
      </w:r>
    </w:p>
    <w:p>
      <w:pPr>
        <w:spacing w:after="160"/>
        <w:jc w:val="center"/>
      </w:pPr>
      <w:r>
        <w:rPr>
          <w:i/>
          <w:color w:val="595959"/>
        </w:rPr>
        <w:t>Volume 2, Issue 7 — News from the rendering desk</w:t>
      </w:r>
    </w:p>
    <!-- Drop cap: first letter in its own frame, rest of the paragraph follows -->
    <w:p>
      <w:pPr>
        <w:framePr w:dropCap="drop" w:lines="3" w:wrap="around" w:vAnchor="text" w:hAnchor="text"/>
        <w:spacing w:after="0" w:line="240" w:lineRule="auto"/>
      </w:pPr>
      <w:r>
        <w:rPr>
          <w:rFonts w:ascii="Calibri Light" w:hAnsi="Calibri Light"/>
          <w:color w:val="4472C4" w:themeColor="accent1"/>
          <w:sz w:val="116"/>
        </w:rPr>
        <w:t>P</w:t>
      </w:r>
    </w:p>
    <w:p>
      <w:pPr>
        <w:spacing w:after="120"/>
        <w:jc w:val="both"/>
      </w:pPr>
      <w:r>
        <w:t xml:space="preserve">arity work this quarter focused on the constructs users hit first. A floating figure now sits beside the body text, wrapped square, while the columns balance across the page. Small drifts in leading and indent are the ones readers notice, so those got the most attention.</w:t>
      </w:r>
    </w:p>
    <!-- Floating image, square wrap, anchored right -->
    <w:p>
      <w:pPr>
        <w:spacing w:after="120"/>
        <w:jc w:val="both"/>
      </w:pPr>
      <w:r>
        <w:drawing>
          <wp:anchor distT="45720" distB="45720" distL="114300" distR="114300" simplePos="0" relativeHeight="2" behindDoc="0" locked="0" layoutInCell="1" allowOverlap="1">
            <wp:simplePos x="0" y="0"/>
            <wp:positionH relativeFrom="column">
              <wp:align>right</wp:align>
            </wp:positionH>
            <wp:positionV relativeFrom="paragraph">
              <wp:posOffset>0</wp:posOffset>
            </wp:positionV>
            <wp:extent cx="1371600" cy="914400"/>
            <wp:effectExtent l="0" t="0" r="0" b="0"/>
            <wp:wrapSquare wrapText="bothSides"/>
            <wp:docPr id="2" name="Sidebar"/>
            <wp:cNvGraphicFramePr>
              <a:graphicFrameLocks noChangeAspect="1"/>
            </wp:cNvGraphicFramePr>
            <a:graphic>
              <a:graphicData uri="http://schemas.openxmlformats.org/drawingml/2006/picture">
                <pic:pic>
                  <pic:nvPicPr>
                    <pic:cNvPr id="2" name="figure.png"/>
                    <pic:cNvPicPr/>
                  </pic:nvPicPr>
                  <pic:blipFill>
                    <a:blip r:embed="rId9"/>
                    <a:stretch>
                      <a:fillRect/>
                    </a:stretch>
                  </pic:blipFill>
                  <pic:spPr>
                    <a:xfrm>
                      <a:off x="0" y="0"/>
                      <a:ext cx="1371600" cy="914400"/>
                    </a:xfrm>
                    <a:prstGeom prst="rect">
                      <a:avLst/>
                    </a:prstGeom>
                  </pic:spPr>
                </pic:pic>
              </a:graphicData>
            </a:graphic>
          </wp:anchor>
        </w:drawing>
      </w:r>
      <w:r>
        <w:t xml:space="preserve">Text flows around the sidebar image on its left, then reclaims the full column width once the image is cleared. The wrap band is exactly the image width plus its distance insets, matching the reference render used by the visual harness for this page.</w:t>
      </w:r>
    </w:p>
    <!-- Pull quote: bordered + shaded, centered within the column -->
    <w:p>
      <w:pPr>
        <w:pBdr>
          <w:top w:val="single" w:sz="24" w:space="6" w:color="ED7D31" w:themeColor="accent2"/>
          <w:bottom w:val="single" w:sz="24" w:space="6" w:color="ED7D31" w:themeColor="accent2"/>
        </w:pBdr>
        <w:shd w:val="clear" w:color="auto" w:fill="FDF0E6"/>
        <w:spacing w:before="120" w:after="120"/>
        <w:ind w:left="144" w:right="144"/>
        <w:jc w:val="center"/>
      </w:pPr>
      <w:r>
        <w:rPr>
          <w:i/>
          <w:color w:val="C55A11"/>
          <w:sz w:val="26"/>
        </w:rPr>
        <w:t>“The columns balance, the figure wraps, and the leading holds.”</w:t>
      </w:r>
    </w:p>
    <w:p>
      <w:pPr>
        <w:jc w:val="both"/>
      </w:pPr>
      <w:r>
        <w:t xml:space="preserve">The remaining copy continues in two balanced columns to the foot of the page, exercising the column breaker together with justified text, hyphenation-free wrapping, and the running header and footer that persist across every section of this document.</w:t>
      </w:r>
    </w:p>
    <!-- Section C break → Section D (invoice / contract, one column) -->
    <w:p>
      <w:pPr>
        <w:sectPr>
          <w:headerReference w:type="default" r:id="rId6"/>
          <w:footerReference w:type="default" r:id="rId7"/>
          <w:type w:val="nextPage"/>
          <w:pgSz w:w="12240" w:h="15840"/>
          <w:pgMar w:top="1440" w:right="1440" w:bottom="1440" w:left="1440" w:header="720" w:footer="720" w:gutter="0"/>
          <w:cols w:num="2" w:space="432"/>
        </w:sectPr>
      </w:pPr>
    </w:p>
    <!-- ============================================================ -->
    <!-- SECTION D · INVOICE / CONTRACT                                -->
    <!-- ============================================================ -->
    <w:p>
      <w:pPr>
        <w:spacing w:after="40"/>
      </w:pPr>
      <w:r>
        <w:rPr>
          <w:b/>
          <w:color w:val="1F3864"/>
          <w:sz w:val="36"/>
        </w:rPr>
        <w:t>INVOICE</w:t>
      </w:r>
      <w:r>
        <w:rPr>
          <w:color w:val="808080"/>
        </w:rPr>
        <w:tab/>
        <w:tab/>
        <w:tab/>
        <w:tab/>
        <w:t>No. LK-2026-0714</w:t>
      </w:r>
    </w:p>
    <w:p>
      <w:pPr>
        <w:pBdr>
          <w:bottom w:val="single" w:sz="8" w:space="1" w:color="1F3864"/>
        </w:pBdr>
        <w:spacing w:after="160"/>
      </w:pPr>
      <w:r>
        <w:rPr>
          <w:color w:val="595959"/>
        </w:rPr>
        <w:t>AppThere, Inc.  ·  Terms: Net 30  ·  Due: 13 August 2026</w:t>
      </w:r>
    </w:p>
    <!-- Line-item table: fixed layout, decimal-aligned amounts -->
    <w:tbl>
      <w:tblPr>
        <w:tblStyle w:val="TableGrid"/>
        <w:tblW w:w="9360" w:type="dxa"/>
        <w:tblLayout w:type="fixed"/>
        <w:tblLook w:val="04A0" w:firstRow="1" w:lastRow="1" w:firstColumn="1" w:lastColumn="0" w:noHBand="0" w:noVBand="1"/>
      </w:tblPr>
      <w:tblGrid>
        <w:gridCol w:w="5040"/>
        <w:gridCol w:w="1440"/>
        <w:gridCol w:w="2880"/>
      </w:tblGrid>
      <w:tr>
        <w:trPr>
          <w:tblHeader/>
        </w:trPr>
        <w:tc>
          <w:tcPr>
            <w:tcW w:w="5040" w:type="dxa"/>
            <w:shd w:val="clear" w:color="auto" w:fill="1F3864"/>
          </w:tcPr>
          <w:p>
            <w:pPr>
              <w:spacing w:after="0"/>
            </w:pPr>
            <w:r>
              <w:rPr>
                <w:b/>
                <w:color w:val="FFFFFF"/>
              </w:rPr>
              <w:t>Description</w:t>
            </w:r>
          </w:p>
        </w:tc>
        <w:tc>
          <w:tcPr>
            <w:tcW w:w="1440" w:type="dxa"/>
            <w:shd w:val="clear" w:color="auto" w:fill="1F3864"/>
          </w:tcPr>
          <w:p>
            <w:pPr>
              <w:spacing w:after="0"/>
              <w:jc w:val="center"/>
            </w:pPr>
            <w:r>
              <w:rPr>
                <w:b/>
                <w:color w:val="FFFFFF"/>
              </w:rPr>
              <w:t>Qty</w:t>
            </w:r>
          </w:p>
        </w:tc>
        <w:tc>
          <w:tcPr>
            <w:tcW w:w="2880" w:type="dxa"/>
            <w:shd w:val="clear" w:color="auto" w:fill="1F3864"/>
          </w:tcPr>
          <w:p>
            <w:pPr>
              <w:spacing w:after="0"/>
              <w:jc w:val="right"/>
            </w:pPr>
            <w:r>
              <w:rPr>
                <w:b/>
                <w:color w:val="FFFFFF"/>
              </w:rPr>
              <w:t>Amount</w:t>
            </w:r>
          </w:p>
        </w:tc>
      </w:tr>
      <w:tr>
        <w:tc>
          <w:tcPr>
            <w:tcW w:w="5040" w:type="dxa"/>
          </w:tcPr>
          <w:p>
            <w:pPr>
              <w:spacing w:after="0"/>
            </w:pPr>
            <w:r>
              <w:t>Layout engineering (hours)</w:t>
            </w:r>
          </w:p>
        </w:tc>
        <w:tc>
          <w:tcPr>
            <w:tcW w:w="1440" w:type="dxa"/>
          </w:tcPr>
          <w:p>
            <w:pPr>
              <w:spacing w:after="0"/>
              <w:jc w:val="center"/>
            </w:pPr>
            <w:r>
              <w:t>40</w:t>
            </w:r>
          </w:p>
        </w:tc>
        <w:tc>
          <w:tcPr>
            <w:tcW w:w="2880" w:type="dxa"/>
          </w:tcPr>
          <w:p>
            <w:pPr>
              <w:tabs>
                <w:tab w:val="decimal" w:pos="2520"/>
              </w:tabs>
              <w:spacing w:after="0"/>
            </w:pPr>
            <w:r>
              <w:tab/>
              <w:t>6,400.00</w:t>
            </w:r>
          </w:p>
        </w:tc>
      </w:tr>
      <w:tr>
        <w:tc>
          <w:tcPr>
            <w:tcW w:w="5040" w:type="dxa"/>
          </w:tcPr>
          <w:p>
            <w:pPr>
              <w:spacing w:after="0"/>
            </w:pPr>
            <w:r>
              <w:t>Conformance harness setup</w:t>
            </w:r>
          </w:p>
        </w:tc>
        <w:tc>
          <w:tcPr>
            <w:tcW w:w="1440" w:type="dxa"/>
          </w:tcPr>
          <w:p>
            <w:pPr>
              <w:spacing w:after="0"/>
              <w:jc w:val="center"/>
            </w:pPr>
            <w:r>
              <w:t>1</w:t>
            </w:r>
          </w:p>
        </w:tc>
        <w:tc>
          <w:tcPr>
            <w:tcW w:w="2880" w:type="dxa"/>
          </w:tcPr>
          <w:p>
            <w:pPr>
              <w:tabs>
                <w:tab w:val="decimal" w:pos="2520"/>
              </w:tabs>
              <w:spacing w:after="0"/>
            </w:pPr>
            <w:r>
              <w:tab/>
              <w:t>950.50</w:t>
            </w:r>
          </w:p>
        </w:tc>
      </w:tr>
      <w:tr>
        <w:tc>
          <w:tcPr>
            <w:tcW w:w="6480" w:type="dxa"/>
            <w:gridSpan w:val="2"/>
            <w:shd w:val="clear" w:color="auto" w:fill="F2F2F2"/>
          </w:tcPr>
          <w:p>
            <w:pPr>
              <w:spacing w:after="0"/>
              <w:jc w:val="right"/>
            </w:pPr>
            <w:r>
              <w:rPr>
                <w:b/>
              </w:rPr>
              <w:t>Total due</w:t>
            </w:r>
          </w:p>
        </w:tc>
        <w:tc>
          <w:tcPr>
            <w:tcW w:w="2880" w:type="dxa"/>
            <w:shd w:val="clear" w:color="auto" w:fill="F2F2F2"/>
          </w:tcPr>
          <w:p>
            <w:pPr>
              <w:tabs>
                <w:tab w:val="decimal" w:pos="2520"/>
              </w:tabs>
              <w:spacing w:after="0"/>
            </w:pPr>
            <w:r>
              <w:rPr>
                <w:b/>
              </w:rPr>
              <w:tab/>
              <w:t>7,350.50</w:t>
            </w:r>
          </w:p>
        </w:tc>
      </w:tr>
    </w:tbl>
    <w:p>
      <w:pPr>
        <w:pStyle w:val="Heading3"/>
        <w:spacing w:before="240"/>
      </w:pPr>
      <w:r>
        <w:t>Terms and conditions</w:t>
      </w:r>
    </w:p>
    <w:p>
      <w:pPr>
        <w:numPr>
          <w:ilvl w:val="0"/>
          <w:numId w:val="3"/>
        </w:numPr>
        <w:jc w:val="both"/>
      </w:pPr>
      <w:r>
        <w:t>Payment.  All amounts are due within thirty (30) days of the invoice date.</w:t>
      </w:r>
    </w:p>
    <w:p>
      <w:pPr>
        <w:numPr>
          <w:ilvl w:val="1"/>
          <w:numId w:val="3"/>
        </w:numPr>
        <w:jc w:val="both"/>
      </w:pPr>
      <w:commentRangeStart w:id="1"/>
      <w:r>
        <w:t xml:space="preserve">Late payments accrue interest at </w:t>
      </w:r>
      <w:del w:id="20" w:author="Editor" w:date="2026-07-14T09:00:00Z">
        <w:r>
          <w:delText>2.0%</w:delText>
        </w:r>
      </w:del>
      <w:ins w:id="21" w:author="Editor" w:date="2026-07-14T09:01:00Z">
        <w:r>
          <w:t>1.5%</w:t>
        </w:r>
      </w:ins>
      <w:r>
        <w:t xml:space="preserve"> per month.</w:t>
      </w:r>
      <w:commentRangeEnd w:id="1"/>
      <w:r>
        <w:rPr>
          <w:rStyle w:val="CommentReference"/>
        </w:rPr>
        <w:commentReference w:id="1"/>
      </w:r>
    </w:p>
    <w:p>
      <w:pPr>
        <w:numPr>
          <w:ilvl w:val="0"/>
          <w:numId w:val="3"/>
        </w:numPr>
        <w:jc w:val="both"/>
      </w:pPr>
      <w:r>
        <w:t>Acceptance.  Signature below constitutes acceptance of these terms.</w:t>
      </w:r>
    </w:p>
    <!-- Signature lines via bottom-bordered tab -->
    <w:p>
      <w:pPr>
        <w:tabs>
          <w:tab w:val="left" w:pos="4320"/>
          <w:tab w:val="left" w:pos="9360"/>
        </w:tabs>
        <w:spacing w:before="360" w:after="0"/>
      </w:pPr>
      <w:r>
        <w:rPr>
          <w:u w:val="single"/>
        </w:rPr>
        <w:tab/>
      </w:r>
      <w:r>
        <w:t xml:space="preserve">        </w:t>
      </w:r>
      <w:r>
        <w:rPr>
          <w:u w:val="single"/>
        </w:rPr>
        <w:tab/>
      </w:r>
    </w:p>
    <w:p>
      <w:pPr>
        <w:spacing w:after="0"/>
      </w:pPr>
      <w:r>
        <w:rPr>
          <w:color w:val="808080"/>
          <w:sz w:val="18"/>
        </w:rPr>
        <w:t xml:space="preserve">Authorised signature</w:t>
      </w:r>
      <w:r>
        <w:rPr>
          <w:color w:val="808080"/>
          <w:sz w:val="18"/>
        </w:rPr>
        <w:tab/>
        <w:tab/>
        <w:tab/>
        <w:tab/>
        <w:tab/>
        <w:t xml:space="preserve">Date</w:t>
      </w:r>
    </w:p>
    <!-- Section D break → Section E (appendix: page border + line numbers) -->
    <w:p>
      <w:pPr>
        <w:sectPr>
          <w:headerReference w:type="default" r:id="rId6"/>
          <w:footerReference w:type="default" r:id="rId7"/>
          <w:type w:val="nextPage"/>
          <w:pgSz w:w="12240" w:h="15840"/>
          <w:pgMar w:top="1440" w:right="1440" w:bottom="1440" w:left="1440" w:header="720" w:footer="720" w:gutter="0"/>
          <w:cols w:space="720"/>
        </w:sectPr>
      </w:pPr>
    </w:p>
    <!-- ============================================================ -->
    <!-- SECTION E · FEATURE-MATRIX APPENDIX (isolated cells)          -->
    <!-- ============================================================ -->
    <w:p>
      <w:pPr>
        <w:pStyle w:val="Heading1"/>
      </w:pPr>
      <w:r>
        <w:t>Appendix A.  Feature matrix</w:t>
      </w:r>
    </w:p>
    <w:p>
      <w:r>
        <w:rPr>
          <w:color w:val="595959"/>
        </w:rPr>
        <w:t>Isolated cells for pinpoint diagnosis. This section also carries a page border and line numbering in its section properties.</w:t>
      </w:r>
    </w:p>
    <w:p>
      <w:pPr>
        <w:pStyle w:val="Heading3"/>
      </w:pPr>
      <w:r>
        <w:t>A1.  Run decorations and effects</w:t>
      </w:r>
    </w:p>
    <w:p>
      <w:pPr>
        <w:spacing w:after="60"/>
      </w:pPr>
      <w:r>
        <w:rPr>
          <w:u w:val="single"/>
        </w:rPr>
        <w:t xml:space="preserve">single </w:t>
      </w:r>
      <w:r>
        <w:rPr>
          <w:u w:val="double"/>
        </w:rPr>
        <w:t xml:space="preserve">double </w:t>
      </w:r>
      <w:r>
        <w:rPr>
          <w:u w:val="dotted"/>
        </w:rPr>
        <w:t xml:space="preserve">dotted </w:t>
      </w:r>
      <w:r>
        <w:rPr>
          <w:u w:val="wave"/>
        </w:rPr>
        <w:t xml:space="preserve">wave </w:t>
      </w:r>
      <w:r>
        <w:rPr>
          <w:strike/>
        </w:rPr>
        <w:t xml:space="preserve">strike </w:t>
      </w:r>
      <w:r>
        <w:rPr>
          <w:dstrike/>
        </w:rPr>
        <w:t xml:space="preserve">dbl-strike </w:t>
      </w:r>
      <w:r>
        <w:t xml:space="preserve">super</w:t>
      </w:r>
      <w:r>
        <w:rPr>
          <w:vertAlign w:val="superscript"/>
        </w:rPr>
        <w:t>2</w:t>
      </w:r>
      <w:r>
        <w:t xml:space="preserve"> sub</w:t>
      </w:r>
      <w:r>
        <w:rPr>
          <w:vertAlign w:val="subscript"/>
        </w:rPr>
        <w:t>n</w:t>
      </w:r>
    </w:p>
    <w:p>
      <w:pPr>
        <w:spacing w:after="60"/>
      </w:pPr>
      <w:r>
        <w:rPr>
          <w:highlight w:val="yellow"/>
        </w:rPr>
        <w:t xml:space="preserve">highlight </w:t>
      </w:r>
      <w:r>
        <w:rPr>
          <w:bdr w:val="single" w:sz="4" w:space="0" w:color="C00000"/>
        </w:rPr>
        <w:t xml:space="preserve">char-border </w:t>
      </w:r>
      <w:r>
        <w:rPr>
          <w:shd w:val="clear" w:color="auto" w:fill="D9E2F3"/>
        </w:rPr>
        <w:t xml:space="preserve">char-shading </w:t>
      </w:r>
      <w:r>
        <w:rPr>
          <w:outline/>
          <w:color w:val="4472C4"/>
          <w:sz w:val="26"/>
        </w:rPr>
        <w:t xml:space="preserve">outline </w:t>
      </w:r>
      <w:r>
        <w:rPr>
          <w:shadow/>
          <w:sz w:val="26"/>
        </w:rPr>
        <w:t xml:space="preserve">shadow </w:t>
      </w:r>
      <w:r>
        <w:rPr>
          <w:emboss/>
        </w:rPr>
        <w:t xml:space="preserve">emboss </w:t>
      </w:r>
      <w:r>
        <w:rPr>
          <w:imprint/>
        </w:rPr>
        <w:t>imprint</w:t>
      </w:r>
    </w:p>
    <w:p>
      <w:pPr>
        <w:pStyle w:val="Heading3"/>
      </w:pPr>
      <w:r>
        <w:t>A2.  Decimal tabs with dot leader</w:t>
      </w:r>
    </w:p>
    <w:p>
      <w:pPr>
        <w:tabs>
          <w:tab w:val="decimal" w:leader="dot" w:pos="4680"/>
        </w:tabs>
        <w:spacing w:after="0"/>
      </w:pPr>
      <w:r>
        <w:t>Subtotal</w:t>
      </w:r>
      <w:r>
        <w:tab/>
        <w:t>1,234.50</w:t>
      </w:r>
    </w:p>
    <w:p>
      <w:pPr>
        <w:tabs>
          <w:tab w:val="decimal" w:leader="dot" w:pos="4680"/>
        </w:tabs>
        <w:spacing w:after="0"/>
      </w:pPr>
      <w:r>
        <w:t>Tax</w:t>
      </w:r>
      <w:r>
        <w:tab/>
        <w:t>98.76</w:t>
      </w:r>
    </w:p>
    <w:p>
      <w:pPr>
        <w:tabs>
          <w:tab w:val="decimal" w:leader="dot" w:pos="4680"/>
        </w:tabs>
      </w:pPr>
      <w:r>
        <w:t>Grand total</w:t>
      </w:r>
      <w:r>
        <w:tab/>
        <w:t>1,333.26</w:t>
      </w:r>
    </w:p>
    <w:p>
      <w:pPr>
        <w:pStyle w:val="Heading3"/>
      </w:pPr>
      <w:r>
        <w:t>A3.  Cell shading with a vertically merged label</w:t>
      </w:r>
    </w:p>
    <w:tbl>
      <w:tblPr>
        <w:tblStyle w:val="TableGrid"/>
        <w:tblW w:w="6480" w:type="dxa"/>
        <w:tblLayout w:type="fixed"/>
      </w:tblPr>
      <w:tblGrid>
        <w:gridCol w:w="1440"/>
        <w:gridCol w:w="2520"/>
        <w:gridCol w:w="2520"/>
      </w:tblGrid>
      <w:tr>
        <w:tc>
          <w:tcPr>
            <w:tcW w:w="1440" w:type="dxa"/>
            <w:vMerge w:val="restart"/>
            <w:shd w:val="clear" w:color="auto" w:fill="4472C4"/>
            <w:vAlign w:val="center"/>
          </w:tcPr>
          <w:p>
            <w:pPr>
              <w:spacing w:after="0"/>
              <w:jc w:val="center"/>
            </w:pPr>
            <w:r>
              <w:rPr>
                <w:b/>
                <w:color w:val="FFFFFF"/>
              </w:rPr>
              <w:t>Fills</w:t>
            </w:r>
          </w:p>
        </w:tc>
        <w:tc>
          <w:tcPr>
            <w:tcW w:w="2520" w:type="dxa"/>
            <w:shd w:val="pct25" w:color="4472C4" w:fill="FFFFFF"/>
          </w:tcPr>
          <w:p>
            <w:pPr>
              <w:spacing w:after="0"/>
            </w:pPr>
            <w:r>
              <w:t>25% pattern</w:t>
            </w:r>
          </w:p>
        </w:tc>
        <w:tc>
          <w:tcPr>
            <w:tcW w:w="2520" w:type="dxa"/>
            <w:shd w:val="diagStripe" w:color="ED7D31" w:fill="FFFFFF"/>
          </w:tcPr>
          <w:p>
            <w:pPr>
              <w:spacing w:after="0"/>
            </w:pPr>
            <w:r>
              <w:t>diagonal stripe</w:t>
            </w:r>
          </w:p>
        </w:tc>
      </w:tr>
      <w:tr>
        <w:tc>
          <w:tcPr>
            <w:tcW w:w="1440" w:type="dxa"/>
            <w:vMerge/>
          </w:tcPr>
          <w:p>
            <w:pPr>
              <w:spacing w:after="0"/>
            </w:pPr>
          </w:p>
        </w:tc>
        <w:tc>
          <w:tcPr>
            <w:tcW w:w="2520" w:type="dxa"/>
          </w:tcPr>
          <w:p>
            <w:pPr>
              <w:spacing w:after="0"/>
            </w:pPr>
            <w:r>
              <w:t>plain cell</w:t>
            </w:r>
          </w:p>
        </w:tc>
        <w:tc>
          <w:tcPr>
            <w:tcW w:w="2520" w:type="dxa"/>
            <w:shd w:val="clear" w:color="auto" w:fill="E2EFDA"/>
          </w:tcPr>
          <w:p>
            <w:pPr>
              <w:spacing w:after="0"/>
            </w:pPr>
            <w:r>
              <w:t>solid fill</w:t>
            </w:r>
          </w:p>
        </w:tc>
      </w:tr>
    </w:tbl>
    <w:p>
      <w:pPr>
        <w:pStyle w:val="Heading3"/>
      </w:pPr>
      <w:r>
        <w:t>A4.  Callout box (bordered + shaded paragraph)</w:t>
      </w:r>
    </w:p>
    <w:p>
      <w:pPr>
        <w:pBdr>
          <w:top w:val="single" w:sz="18" w:space="6" w:color="4472C4" w:themeColor="accent1"/>
          <w:left w:val="single" w:sz="18" w:space="6" w:color="4472C4" w:themeColor="accent1"/>
          <w:bottom w:val="single" w:sz="18" w:space="6" w:color="4472C4" w:themeColor="accent1"/>
          <w:right w:val="single" w:sz="18" w:space="6" w:color="4472C4" w:themeColor="accent1"/>
        </w:pBdr>
        <w:shd w:val="clear" w:color="auto" w:fill="F2F6FC"/>
        <w:spacing w:before="60" w:after="60"/>
        <w:ind w:left="144" w:right="144"/>
      </w:pPr>
      <w:r>
        <w:rPr>
          <w:b/>
          <w:color w:val="1F3864"/>
        </w:rPr>
        <w:t>Callout.</w:t>
      </w:r>
      <w:r>
        <w:t xml:space="preserve"> A bordered, shaded paragraph forming a callout box — a four-sided paragraph border, a solid fill, and symmetric side indents, all exercised together and rendered by both Word and Loki.</w:t>
      </w:r>
    </w:p>
    <w:p>
      <w:pPr>
        <w:pStyle w:val="Heading3"/>
        <w:spacing w:before="240"/>
      </w:pPr>
      <w:r>
        <w:t>A5.  Special spaces and hyphens</w:t>
      </w:r>
    </w:p>
    <w:p>
      <w:r>
        <w:t>Non-breaking space keeps</w:t>
      </w:r>
      <w:r>
        <w:t> </w:t>
      </w:r>
      <w:r>
        <w:t>10 kg together; a non-breaking</w:t>
      </w:r>
      <w:r>
        <w:noBreakHyphen/>
      </w:r>
      <w:r>
        <w:t xml:space="preserve">hyphen holds compounds, while an optional</w:t>
      </w:r>
      <w:r>
        <w:softHyphen/>
      </w:r>
      <w:r>
        <w:t>hyphen breaks only when needed.</w:t>
      </w:r>
    </w:p>
    <!-- Final body-level sectPr: appendix section with page border + line numbering -->
    <w:sectPr>
      <w:headerReference w:type="default" r:id="rId6"/>
      <w:footerReference w:type="default" r:id="rId7"/>
      <w:type w:val="nextPage"/>
      <w:pgSz w:w="12240" w:h="15840"/>
      <w:pgMar w:top="1440" w:right="1440" w:bottom="1440" w:left="1440" w:header="720" w:footer="720" w:gutter="0"/>
      <w:pgBorders w:offsetFrom="page">
        <w:top w:val="single" w:sz="8" w:space="24" w:color="4472C4" w:themeColor="accent1"/>
        <w:left w:val="single" w:sz="8" w:space="24" w:color="4472C4" w:themeColor="accent1"/>
        <w:bottom w:val="single" w:sz="8" w:space="24" w:color="4472C4" w:themeColor="accent1"/>
        <w:right w:val="single" w:sz="8" w:space="24" w:color="4472C4" w:themeColor="accent1"/>
      </w:pgBorders>
      <w:lnNumType w:countBy="1" w:start="1" w:restart="newPage"/>
      <w:cols w:space="720"/>
    </w:sectPr>
  </w:body>
</w:document>
</file>

<file path=word/comments.xml><?xml version="1.0" encoding="utf-8"?>
<w:comments xmlns:w="http://schemas.openxmlformats.org/wordprocessingml/2006/main">
  <w:comment w:id="1" w:author="A. Reviewer" w:date="2026-07-14T09:30:00Z" w:initials="AR">
    <w:p>
      <w:pPr>
        <w:pStyle w:val="CommentText"/>
      </w:pPr>
      <w:r>
        <w:t>Confirm the payment window with Legal before this clause is finalised.</w:t>
      </w:r>
    </w:p>
  </w:comment>
</w:comments>
</file>

<file path=word/footer1.xml><?xml version="1.0" encoding="utf-8"?>
<w:ftr xmlns:w="http://schemas.openxmlformats.org/wordprocessingml/2006/main">
  <w:p>
    <w:pPr>
      <w:pStyle w:val="Footer"/>
      <w:pBdr>
        <w:top w:val="single" w:sz="4" w:space="1" w:color="auto"/>
      </w:pBdr>
    </w:pPr>
    <w:r>
      <w:t xml:space="preserve">AppThere Loki</w:t>
    </w:r>
    <w: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r>
      <w:tab/>
      <w:t xml:space="preserve">Generated by Loki</w:t>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Structural Similarity Index Measure — a perceptual metric bounded in [0, 1]; Loki's visual harness gates at the calibrated threshold.</w:t>
      </w:r>
    </w:p>
  </w:footnote>
  <w:footnote w:id="2">
    <w:p>
      <w:pPr>
        <w:pStyle w:val="FootnoteText"/>
      </w:pPr>
      <w:r>
        <w:rPr>
          <w:rStyle w:val="FootnoteReference"/>
        </w:rPr>
        <w:footnoteRef/>
      </w:r>
      <w:r>
        <w:t xml:space="preserve"> All figures are illustrative and generated deterministically at build time.</w:t>
      </w:r>
    </w:p>
  </w:footnote>
</w:footnotes>
</file>

<file path=word/header1.xml><?xml version="1.0" encoding="utf-8"?>
<w:hdr xmlns:w="http://schemas.openxmlformats.org/wordprocessingml/2006/main">
  <w:p>
    <w:pPr>
      <w:pStyle w:val="Header"/>
      <w:pBdr>
        <w:bottom w:val="single" w:sz="4" w:space="1" w:color="auto"/>
      </w:pBdr>
    </w:pPr>
    <w:r>
      <w:t>Loki ACID 2</w:t>
    </w:r>
    <w:r>
      <w:tab/>
      <w:t>Rendering Fidelity Suite</w:t>
    </w:r>
    <w:r>
      <w:tab/>
      <w:t xml:space="preserve">Confidential Draft</w:t>
    </w:r>
  </w:p>
</w:hdr>
</file>

<file path=word/numbering.xml><?xml version="1.0" encoding="utf-8"?>
<w:numbering xmlns:w="http://schemas.openxmlformats.org/wordprocessingml/2006/main">
  <!-- abstractNum 0: bullet list (three levels) -->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abstractNum>
  <!-- abstractNum 1: decimal / alpha / roman multilevel -->
  <w:abstractNum w:abstractNumId="1">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180"/>
      </w:pPr>
    </w:lvl>
  </w:abstractNum>
  <!-- abstractNum 2: legal clause numbering (1 / 1.1 / 1.1.1) -->
  <w:abstractNum w:abstractNumId="2">
    <w:multiLevelType w:val="multilevel"/>
    <w:lvl w:ilvl="0">
      <w:start w:val="1"/>
      <w:numFmt w:val="decimal"/>
      <w:lvlText w:val="%1."/>
      <w:lvlJc w:val="left"/>
      <w:pPr>
        <w:ind w:left="432" w:hanging="432"/>
      </w:pPr>
      <w:rPr>
        <w:b/>
      </w:rPr>
    </w:lvl>
    <w:lvl w:ilvl="1">
      <w:start w:val="1"/>
      <w:numFmt w:val="decimal"/>
      <w:lvlText w:val="%1.%2"/>
      <w:lvlJc w:val="left"/>
      <w:pPr>
        <w:ind w:left="864" w:hanging="576"/>
      </w:pPr>
    </w:lvl>
    <w:lvl w:ilvl="2">
      <w:start w:val="1"/>
      <w:numFmt w:val="decimal"/>
      <w:lvlText w:val="%1.%2.%3"/>
      <w:lvlJc w:val="left"/>
      <w:pPr>
        <w:ind w:left="1440" w:hanging="720"/>
      </w:pPr>
    </w:lvl>
  </w:abstractNum>
  <w:num w:numId="1">
    <w:abstractNumId w:val="0"/>
  </w:num>
  <w:num w:numId="2">
    <w:abstractNumId w:val="1"/>
  </w:num>
  <w:num w:numId="3">
    <w:abstractNumId w:val="2"/>
  </w:num>
</w:numbering>
</file>

<file path=word/settings.xml><?xml version="1.0" encoding="utf-8"?>
<w:settings xmlns:w="http://schemas.openxmlformats.org/wordprocessingml/2006/main">
  <w:defaultTabStop w:val="720"/>
  <w:footnotePr>
    <w:footnote w:id="-1"/>
    <w:footnote w:id="0"/>
  </w:footnotePr>
  <w:endnotePr>
    <w:endnote w:id="-1"/>
    <w:endnote w:id="0"/>
  </w:endnotePr>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Calibri" w:hAnsi="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120"/>
      <w:outlineLvl w:val="0"/>
    </w:pPr>
    <w:rPr>
      <w:rFonts w:ascii="Calibri Light" w:hAnsi="Calibri Light"/>
      <w:color w:val="2F5496" w:themeColor="accent1" w:themeShade="BF"/>
      <w:sz w:val="32"/>
      <w:szCs w:val="32"/>
    </w:rPr>
  </w:style>
  <w:style w:type="paragraph" w:styleId="Heading2">
    <w:name w:val="heading 2"/>
    <w:basedOn w:val="Normal"/>
    <w:next w:val="Normal"/>
    <w:qFormat/>
    <w:pPr>
      <w:keepNext/>
      <w:keepLines/>
      <w:spacing w:before="160" w:after="80"/>
      <w:outlineLvl w:val="1"/>
    </w:pPr>
    <w:rPr>
      <w:rFonts w:ascii="Calibri Light" w:hAnsi="Calibri Light"/>
      <w:color w:val="2F5496" w:themeColor="accent1" w:themeShade="BF"/>
      <w:sz w:val="26"/>
      <w:szCs w:val="26"/>
    </w:rPr>
  </w:style>
  <w:style w:type="paragraph" w:styleId="Heading3">
    <w:name w:val="heading 3"/>
    <w:basedOn w:val="Normal"/>
    <w:next w:val="Normal"/>
    <w:qFormat/>
    <w:pPr>
      <w:keepNext/>
      <w:keepLines/>
      <w:spacing w:before="120" w:after="60"/>
      <w:outlineLvl w:val="2"/>
    </w:pPr>
    <w:rPr>
      <w:rFonts w:ascii="Calibri Light" w:hAnsi="Calibri Light"/>
      <w:color w:val="1F3864" w:themeColor="accent1" w:themeShade="7F"/>
      <w:sz w:val="24"/>
      <w:szCs w:val="24"/>
    </w:rPr>
  </w:style>
  <w:style w:type="paragraph" w:styleId="Title">
    <w:name w:val="Title"/>
    <w:basedOn w:val="Normal"/>
    <w:next w:val="Normal"/>
    <w:qFormat/>
    <w:pPr>
      <w:spacing w:after="0"/>
      <w:contextualSpacing/>
    </w:pPr>
    <w:rPr>
      <w:rFonts w:ascii="Calibri Light" w:hAnsi="Calibri Light"/>
      <w:color w:val="2F5496" w:themeColor="accent1" w:themeShade="BF"/>
      <w:spacing w:val="-10"/>
      <w:kern w:val="28"/>
      <w:sz w:val="56"/>
      <w:szCs w:val="56"/>
    </w:rPr>
  </w:style>
  <w:style w:type="paragraph" w:styleId="Subtitle">
    <w:name w:val="Subtitle"/>
    <w:basedOn w:val="Normal"/>
    <w:next w:val="Normal"/>
    <w:qFormat/>
    <w:pPr>
      <w:numPr>
        <w:ilvl w:val="0"/>
        <w:numId w:val="0"/>
      </w:numPr>
      <w:spacing w:after="160"/>
    </w:pPr>
    <w:rPr>
      <w:rFonts w:ascii="Calibri Light" w:hAnsi="Calibri Light"/>
      <w:color w:val="595959" w:themeColor="text1" w:themeTint="A6"/>
      <w:spacing w:val="15"/>
      <w:sz w:val="28"/>
      <w:szCs w:val="28"/>
    </w:rPr>
  </w:style>
  <w:style w:type="paragraph" w:styleId="Quote">
    <w:name w:val="Quote"/>
    <w:basedOn w:val="Normal"/>
    <w:next w:val="Normal"/>
    <w:qFormat/>
    <w:pPr>
      <w:spacing w:before="200" w:after="200"/>
      <w:ind w:left="864" w:right="864"/>
      <w:jc w:val="both"/>
    </w:pPr>
    <w:rPr>
      <w:i/>
      <w:iCs/>
      <w:color w:val="404040" w:themeColor="text1" w:themeTint="BF"/>
    </w:rPr>
  </w:style>
  <w:style w:type="paragraph" w:styleId="Caption">
    <w:name w:val="caption"/>
    <w:basedOn w:val="Normal"/>
    <w:next w:val="Normal"/>
    <w:qFormat/>
    <w:pPr>
      <w:spacing w:before="0" w:after="200"/>
    </w:pPr>
    <w:rPr>
      <w:i/>
      <w:iCs/>
      <w:color w:val="44546A" w:themeColor="text2"/>
      <w:sz w:val="18"/>
      <w:szCs w:val="18"/>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rPr>
      <w:color w:val="808080" w:themeColor="background1" w:themeShade="80"/>
      <w:sz w:val="18"/>
    </w:rPr>
  </w:style>
  <w:style w:type="paragraph" w:styleId="Footer">
    <w:name w:val="footer"/>
    <w:basedOn w:val="Normal"/>
    <w:pPr>
      <w:tabs>
        <w:tab w:val="center" w:pos="4680"/>
        <w:tab w:val="right" w:pos="9360"/>
      </w:tabs>
      <w:spacing w:after="0" w:line="240" w:lineRule="auto"/>
    </w:pPr>
    <w:rPr>
      <w:color w:val="808080" w:themeColor="background1" w:themeShade="80"/>
      <w:sz w:val="18"/>
    </w:rPr>
  </w:style>
  <w:style w:type="paragraph" w:styleId="TOCHeading">
    <w:name w:val="TOC Heading"/>
    <w:basedOn w:val="Heading1"/>
    <w:next w:val="Normal"/>
    <w:qFormat/>
    <w:pPr>
      <w:outlineLvl w:val="9"/>
    </w:pPr>
  </w:style>
  <w:style w:type="paragraph" w:styleId="TOC1">
    <w:name w:val="toc 1"/>
    <w:basedOn w:val="Normal"/>
    <w:next w:val="Normal"/>
    <w:pPr>
      <w:tabs>
        <w:tab w:val="right" w:leader="dot" w:pos="9360"/>
      </w:tabs>
      <w:spacing w:after="100"/>
    </w:pPr>
  </w:style>
  <w:style w:type="paragraph" w:styleId="TOC2">
    <w:name w:val="toc 2"/>
    <w:basedOn w:val="Normal"/>
    <w:next w:val="Normal"/>
    <w:pPr>
      <w:tabs>
        <w:tab w:val="right" w:leader="dot" w:pos="9360"/>
      </w:tabs>
      <w:spacing w:after="100"/>
      <w:ind w:left="24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themeColor="hyperlink"/>
      <w:u w:val="single"/>
    </w:rPr>
  </w:style>
  <w:style w:type="character" w:styleId="CommentReference">
    <w:name w:val="annotation reference"/>
    <w:rPr>
      <w:sz w:val="16"/>
      <w:szCs w:val="16"/>
    </w:rPr>
  </w:style>
  <w:style w:type="paragraph" w:styleId="CommentText">
    <w:name w:val="annotation text"/>
    <w:basedOn w:val="Normal"/>
    <w:rPr>
      <w:sz w:val="20"/>
      <w:szCs w:val="20"/>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comments" Target="comments.xml"/>
  <Relationship Id="rId9" Type="http://schemas.openxmlformats.org/officeDocument/2006/relationships/image" Target="media/image1.png"/>
  <Relationship Id="rId10" Type="http://schemas.openxmlformats.org/officeDocument/2006/relationships/hyperlink" Target="mailto:jordan@example.com" TargetMode="External"/>
  <Relationship Id="rId11" Type="http://schemas.openxmlformats.org/officeDocument/2006/relationships/hyperlink" Target="https://www.linkedin.com/in/jrive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ln>
        <a:ln w="12700" cap="flat" cmpd="sng" algn="ctr">
          <a:solidFill>
            <a:schemeClr val="phClr"/>
          </a:solidFill>
        </a:ln>
        <a:ln w="19050" cap="flat" cmpd="sng" algn="ctr">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AppThere Loki</dc:creator>
  <dc:subject>Rendering parity stress test</dc:subject>
  <dc:title>Loki ACID 2 — Rendering Fidelity Suite</dc:title>
</cp:coreProperties>
</file>