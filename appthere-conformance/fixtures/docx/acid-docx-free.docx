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1295C"/>
          <w:sz w:val="36"/>
          <w:szCs w:val="36"/>
        </w:rPr>
        <w:t xml:space="preserve">Loki ACID Rendering Suite — DOCX</w:t>
      </w:r>
    </w:p>
    <w:p>
      <w:pPr>
        <w:pBdr>
          <w:bottom w:val="single" w:color="2F3C7E" w:sz="6" w:space="2"/>
        </w:pBdr>
        <w:spacing w:after="120"/>
      </w:pPr>
      <w:r>
        <w:rPr>
          <w:b/>
          <w:bCs/>
          <w:color w:val="B85042"/>
          <w:sz w:val="22"/>
          <w:szCs w:val="22"/>
        </w:rPr>
        <w:t xml:space="preserve">TC-DOCX-001  </w:t>
      </w:r>
      <w:r>
        <w:rPr>
          <w:b/>
          <w:bCs/>
          <w:sz w:val="22"/>
          <w:szCs w:val="22"/>
        </w:rPr>
        <w:t xml:space="preserve">Line spacing lineRule="auto" (240ths multiplier, not twips)</w:t>
      </w:r>
    </w:p>
    <w:p>
      <w:pPr>
        <w:spacing w:after="160"/>
      </w:pPr>
      <w:r>
        <w:rPr>
          <w:i/>
          <w:iCs/>
          <w:color w:val="555555"/>
          <w:sz w:val="18"/>
          <w:szCs w:val="18"/>
        </w:rPr>
        <w:t xml:space="preserve">Both blocks set line=360. With lineRule=auto that is 1.5x computed line-height. A renderer that reads 360 as twips will set lines far too tight.</w:t>
      </w:r>
    </w:p>
    <w:p>
      <w:pPr>
        <w:spacing w:line="360" w:lineRule="auto"/>
      </w:pPr>
      <w:r>
        <w:t xml:space="preserve">AUTO 360 (=1.5x): The quick brown fox jumps over the lazy dog. The quick brown fox jumps over the lazy dog. The quick brown fox jumps over the lazy dog. The quick brown fox jumps over the lazy dog.</w:t>
      </w:r>
    </w:p>
    <w:p>
      <w:pPr>
        <w:spacing w:line="240" w:lineRule="auto"/>
      </w:pPr>
      <w:r>
        <w:t xml:space="preserve">AUTO 240 (=1.0x): The quick brown fox jumps over the lazy dog. The quick brown fox jumps over the lazy dog. The quick brown fox jumps over the lazy dog.</w:t>
      </w:r>
    </w:p>
    <w:p>
      <w:r>
        <w:br w:type="page"/>
      </w:r>
    </w:p>
    <w:p>
      <w:pPr>
        <w:pBdr>
          <w:bottom w:val="single" w:color="2F3C7E" w:sz="6" w:space="2"/>
        </w:pBdr>
        <w:spacing w:after="120"/>
      </w:pPr>
      <w:r>
        <w:rPr>
          <w:b/>
          <w:bCs/>
          <w:color w:val="B85042"/>
          <w:sz w:val="22"/>
          <w:szCs w:val="22"/>
        </w:rPr>
        <w:t xml:space="preserve">TC-DOCX-002  </w:t>
      </w:r>
      <w:r>
        <w:rPr>
          <w:b/>
          <w:bCs/>
          <w:sz w:val="22"/>
          <w:szCs w:val="22"/>
        </w:rPr>
        <w:t xml:space="preserve">Line spacing atLeast vs exact (tall glyph / clipping)</w:t>
      </w:r>
    </w:p>
    <w:p>
      <w:pPr>
        <w:spacing w:after="160"/>
      </w:pPr>
      <w:r>
        <w:rPr>
          <w:i/>
          <w:iCs/>
          <w:color w:val="555555"/>
          <w:sz w:val="18"/>
          <w:szCs w:val="18"/>
        </w:rPr>
        <w:t xml:space="preserve">exact clips a tall inline element; atLeast grows the line to fit it.</w:t>
      </w:r>
    </w:p>
    <w:p>
      <w:pPr>
        <w:spacing w:line="240" w:lineRule="exact"/>
      </w:pPr>
      <w:r>
        <w:t xml:space="preserve">EXACT 12pt line — this superscript should be clipped: </w:t>
      </w:r>
      <w:r>
        <w:rPr>
          <w:sz w:val="56"/>
          <w:szCs w:val="56"/>
        </w:rPr>
        <w:t xml:space="preserve">X²ᵇⁱᵍ</w:t>
      </w:r>
    </w:p>
    <w:p>
      <w:pPr>
        <w:spacing w:line="240" w:lineRule="atLeast"/>
      </w:pPr>
      <w:r>
        <w:t xml:space="preserve">AT LEAST 12pt — line grows for the tall glyph: </w:t>
      </w:r>
      <w:r>
        <w:rPr>
          <w:sz w:val="56"/>
          <w:szCs w:val="56"/>
        </w:rPr>
        <w:t xml:space="preserve">X²ᵇⁱᵍ</w:t>
      </w:r>
    </w:p>
    <w:p>
      <w:r>
        <w:br w:type="page"/>
      </w:r>
    </w:p>
    <w:p>
      <w:pPr>
        <w:pBdr>
          <w:bottom w:val="single" w:color="2F3C7E" w:sz="6" w:space="2"/>
        </w:pBdr>
        <w:spacing w:after="120"/>
      </w:pPr>
      <w:r>
        <w:rPr>
          <w:b/>
          <w:bCs/>
          <w:color w:val="B85042"/>
          <w:sz w:val="22"/>
          <w:szCs w:val="22"/>
        </w:rPr>
        <w:t xml:space="preserve">TC-DOCX-003 / 004 / 005  </w:t>
      </w:r>
      <w:r>
        <w:rPr>
          <w:b/>
          <w:bCs/>
          <w:sz w:val="22"/>
          <w:szCs w:val="22"/>
        </w:rPr>
        <w:t xml:space="preserve">Table merges: vMerge, gridSpan, and combined</w:t>
      </w:r>
    </w:p>
    <w:p>
      <w:pPr>
        <w:spacing w:after="160"/>
      </w:pPr>
      <w:r>
        <w:rPr>
          <w:i/>
          <w:iCs/>
          <w:color w:val="555555"/>
          <w:sz w:val="18"/>
          <w:szCs w:val="18"/>
        </w:rPr>
        <w:t xml:space="preserve">Row1: "Header spans 3 cols" (gridSpan=3). Col A of rows 2-3 vertically merged. Bottom-right is a 2x2 L-merge.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3"/>
            <w:tcBorders>
              <w:top w:val="single" w:color="888888" w:sz="4"/>
              <w:left w:val="single" w:color="888888" w:sz="4"/>
              <w:bottom w:val="single" w:color="888888" w:sz="4"/>
              <w:right w:val="single" w:color="888888" w:sz="4"/>
            </w:tcBorders>
            <w:shd w:fill="CADCFC" w:val="clear"/>
            <w:tcMar>
              <w:top w:type="dxa" w:w="60"/>
              <w:left w:type="dxa" w:w="100"/>
              <w:bottom w:type="dxa" w:w="60"/>
              <w:right w:type="dxa" w:w="100"/>
            </w:tcMar>
          </w:tcPr>
          <w:p>
            <w:r>
              <w:rPr>
                <w:b/>
                <w:bCs/>
              </w:rPr>
              <w:t xml:space="preserve">Header spans 3 columns (gridSpan=3)</w:t>
            </w:r>
          </w:p>
        </w:tc>
      </w:tr>
      <w:tr>
        <w:tc>
          <w:tcPr>
            <w:vMerge w:val="restart"/>
            <w:tcBorders>
              <w:top w:val="single" w:color="888888" w:sz="4"/>
              <w:left w:val="single" w:color="888888" w:sz="4"/>
              <w:bottom w:val="single" w:color="888888" w:sz="4"/>
              <w:right w:val="single" w:color="888888" w:sz="4"/>
            </w:tcBorders>
            <w:shd w:fill="E7E8D1" w:val="clear"/>
            <w:tcMar>
              <w:top w:type="dxa" w:w="60"/>
              <w:left w:type="dxa" w:w="100"/>
              <w:bottom w:type="dxa" w:w="60"/>
              <w:right w:type="dxa" w:w="100"/>
            </w:tcMar>
          </w:tcPr>
          <w:p>
            <w:r>
              <w:t xml:space="preserve">A merged (vMerge restart)</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B2</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C2</w:t>
            </w:r>
          </w:p>
        </w:tc>
      </w:tr>
      <w:tr>
        <w:tc>
          <w:tcPr>
            <w:vMerge w:val="continue"/>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(continue)</w:t>
            </w:r>
          </w:p>
        </w:tc>
        <w:tc>
          <w:tcPr>
            <w:gridSpan w:val="2"/>
            <w:tcBorders>
              <w:top w:val="single" w:color="888888" w:sz="4"/>
              <w:left w:val="single" w:color="888888" w:sz="4"/>
              <w:bottom w:val="single" w:color="888888" w:sz="4"/>
              <w:right w:val="single" w:color="888888" w:sz="4"/>
            </w:tcBorders>
            <w:shd w:fill="A7BEAE" w:val="clear"/>
            <w:tcMar>
              <w:top w:type="dxa" w:w="60"/>
              <w:left w:type="dxa" w:w="100"/>
              <w:bottom w:type="dxa" w:w="60"/>
              <w:right w:type="dxa" w:w="100"/>
            </w:tcMar>
          </w:tcPr>
          <w:p>
            <w:r>
              <w:t xml:space="preserve">B3+C3 gridSpan=2</w:t>
            </w:r>
          </w:p>
        </w:tc>
      </w:tr>
    </w:tbl>
    <w:p>
      <w:r>
        <w:br w:type="page"/>
      </w:r>
    </w:p>
    <w:p>
      <w:pPr>
        <w:pBdr>
          <w:bottom w:val="single" w:color="2F3C7E" w:sz="6" w:space="2"/>
        </w:pBdr>
        <w:spacing w:after="120"/>
      </w:pPr>
      <w:r>
        <w:rPr>
          <w:b/>
          <w:bCs/>
          <w:color w:val="B85042"/>
          <w:sz w:val="22"/>
          <w:szCs w:val="22"/>
        </w:rPr>
        <w:t xml:space="preserve">TC-DOCX-006  </w:t>
      </w:r>
      <w:r>
        <w:rPr>
          <w:b/>
          <w:bCs/>
          <w:sz w:val="22"/>
          <w:szCs w:val="22"/>
        </w:rPr>
        <w:t xml:space="preserve">Fixed table layout honours gridCol widths</w:t>
      </w:r>
    </w:p>
    <w:p>
      <w:pPr>
        <w:spacing w:after="160"/>
      </w:pPr>
      <w:r>
        <w:rPr>
          <w:i/>
          <w:iCs/>
          <w:color w:val="555555"/>
          <w:sz w:val="18"/>
          <w:szCs w:val="18"/>
        </w:rPr>
        <w:t xml:space="preserve">Fixed layout: narrow col must stay narrow even though its text is long; content clips/wraps rather than widening the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360"/>
      </w:tblGrid>
      <w:tr>
        <w:tc>
          <w:tcPr>
            <w:tcW w:type="dxa" w:w="1000"/>
            <w:tcBorders>
              <w:top w:val="single" w:color="888888" w:sz="4"/>
              <w:left w:val="single" w:color="888888" w:sz="4"/>
              <w:bottom w:val="single" w:color="888888" w:sz="4"/>
              <w:right w:val="single" w:color="888888" w:sz="4"/>
            </w:tcBorders>
            <w:shd w:fill="F9E795" w:val="clear"/>
            <w:tcMar>
              <w:top w:type="dxa" w:w="60"/>
              <w:left w:type="dxa" w:w="100"/>
              <w:bottom w:type="dxa" w:w="60"/>
              <w:right w:type="dxa" w:w="100"/>
            </w:tcMar>
          </w:tcPr>
          <w:p>
            <w:r>
              <w:t xml:space="preserve">Narrowcolumnshouldnotgrowtofitthislongunbrokenword</w:t>
            </w:r>
          </w:p>
        </w:tc>
        <w:tc>
          <w:tcPr>
            <w:tcW w:type="dxa" w:w="8360"/>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Wide column</w:t>
            </w:r>
          </w:p>
        </w:tc>
      </w:tr>
    </w:tbl>
    <w:p>
      <w:r>
        <w:br w:type="page"/>
      </w:r>
    </w:p>
    <w:p>
      <w:pPr>
        <w:pBdr>
          <w:bottom w:val="single" w:color="2F3C7E" w:sz="6" w:space="2"/>
        </w:pBdr>
        <w:spacing w:after="120"/>
      </w:pPr>
      <w:r>
        <w:rPr>
          <w:b/>
          <w:bCs/>
          <w:color w:val="B85042"/>
          <w:sz w:val="22"/>
          <w:szCs w:val="22"/>
        </w:rPr>
        <w:t xml:space="preserve">TC-DOCX-007  </w:t>
      </w:r>
      <w:r>
        <w:rPr>
          <w:b/>
          <w:bCs/>
          <w:sz w:val="22"/>
          <w:szCs w:val="22"/>
        </w:rPr>
        <w:t xml:space="preserve">Nested table inside a cell (independent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Outer cell with nested table:</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1</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2</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3</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inner 4</w:t>
                  </w:r>
                </w:p>
              </w:tc>
            </w:tr>
          </w:tbl>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r>
              <w:t xml:space="preserve">Outer right</w:t>
            </w:r>
          </w:p>
        </w:tc>
      </w:tr>
    </w:tbl>
    <w:p>
      <w:r>
        <w:br w:type="page"/>
      </w:r>
    </w:p>
    <w:p>
      <w:pPr>
        <w:pBdr>
          <w:bottom w:val="single" w:color="2F3C7E" w:sz="6" w:space="2"/>
        </w:pBdr>
        <w:spacing w:after="120"/>
      </w:pPr>
      <w:r>
        <w:rPr>
          <w:b/>
          <w:bCs/>
          <w:color w:val="B85042"/>
          <w:sz w:val="22"/>
          <w:szCs w:val="22"/>
        </w:rPr>
        <w:t xml:space="preserve">TC-DOCX-008 / 009  </w:t>
      </w:r>
      <w:r>
        <w:rPr>
          <w:b/>
          <w:bCs/>
          <w:sz w:val="22"/>
          <w:szCs w:val="22"/>
        </w:rPr>
        <w:t xml:space="preserve">Tab stops: leaders, right/center/decimal/bar alignment</w:t>
      </w:r>
    </w:p>
    <w:p>
      <w:pPr>
        <w:spacing w:after="160"/>
      </w:pPr>
      <w:r>
        <w:rPr>
          <w:i/>
          <w:iCs/>
          <w:color w:val="555555"/>
          <w:sz w:val="18"/>
          <w:szCs w:val="18"/>
        </w:rPr>
        <w:t xml:space="preserve">Dot leader to a right tab; decimal tab aligns the numbers on the decimal point.</w:t>
      </w:r>
    </w:p>
    <w:p>
      <w:pPr>
        <w:tabs>
          <w:tab w:val="right" w:pos="9000" w:leader="dot"/>
        </w:tabs>
      </w:pPr>
      <w:r>
        <w:t xml:space="preserve">Chapter One</w:t>
      </w:r>
      <w:r>
        <w:t xml:space="preserve">	12</w:t>
      </w:r>
    </w:p>
    <w:p>
      <w:pPr>
        <w:tabs>
          <w:tab w:val="right" w:pos="9000" w:leader="dot"/>
        </w:tabs>
      </w:pPr>
      <w:r>
        <w:t xml:space="preserve">A much longer chapter title here</w:t>
      </w:r>
      <w:r>
        <w:t xml:space="preserve">	148</w:t>
      </w:r>
    </w:p>
    <w:p>
      <w:pPr>
        <w:tabs>
          <w:tab w:val="decimal" w:pos="4000"/>
        </w:tabs>
      </w:pPr>
      <w:r>
        <w:t xml:space="preserve">	1234.5</w:t>
      </w:r>
    </w:p>
    <w:p>
      <w:pPr>
        <w:tabs>
          <w:tab w:val="decimal" w:pos="4000"/>
        </w:tabs>
      </w:pPr>
      <w:r>
        <w:t xml:space="preserve">	7.89</w:t>
      </w:r>
    </w:p>
    <w:p>
      <w:pPr>
        <w:tabs>
          <w:tab w:val="decimal" w:pos="4000"/>
        </w:tabs>
      </w:pPr>
      <w:r>
        <w:t xml:space="preserve">	42.0</w:t>
      </w:r>
    </w:p>
    <w:p>
      <w:r>
        <w:br w:type="page"/>
      </w:r>
    </w:p>
    <w:p>
      <w:pPr>
        <w:pBdr>
          <w:bottom w:val="single" w:color="2F3C7E" w:sz="6" w:space="2"/>
        </w:pBdr>
        <w:spacing w:after="120"/>
      </w:pPr>
      <w:r>
        <w:rPr>
          <w:b/>
          <w:bCs/>
          <w:color w:val="B85042"/>
          <w:sz w:val="22"/>
          <w:szCs w:val="22"/>
        </w:rPr>
        <w:t xml:space="preserve">TC-DOCX-010 / 011 / 012  </w:t>
      </w:r>
      <w:r>
        <w:rPr>
          <w:b/>
          <w:bCs/>
          <w:sz w:val="22"/>
          <w:szCs w:val="22"/>
        </w:rPr>
        <w:t xml:space="preserve">Multilevel numbering, restart, custom Symbol bullets</w:t>
      </w:r>
    </w:p>
    <w:p>
      <w:pPr>
        <w:pStyle w:val="ListParagraph"/>
        <w:numPr>
          <w:ilvl w:val="0"/>
          <w:numId w:val="2"/>
        </w:numPr>
      </w:pPr>
      <w:r>
        <w:t xml:space="preserve">Top level one</w:t>
      </w:r>
    </w:p>
    <w:p>
      <w:pPr>
        <w:pStyle w:val="ListParagraph"/>
        <w:numPr>
          <w:ilvl w:val="1"/>
          <w:numId w:val="2"/>
        </w:numPr>
      </w:pPr>
      <w:r>
        <w:t xml:space="preserve">Sub 1.1</w:t>
      </w:r>
    </w:p>
    <w:p>
      <w:pPr>
        <w:pStyle w:val="ListParagraph"/>
        <w:numPr>
          <w:ilvl w:val="1"/>
          <w:numId w:val="2"/>
        </w:numPr>
      </w:pPr>
      <w:r>
        <w:t xml:space="preserve">Sub 1.2</w:t>
      </w:r>
    </w:p>
    <w:p>
      <w:pPr>
        <w:pStyle w:val="ListParagraph"/>
        <w:numPr>
          <w:ilvl w:val="0"/>
          <w:numId w:val="2"/>
        </w:numPr>
      </w:pPr>
      <w:r>
        <w:t xml:space="preserve">Top level two</w:t>
      </w:r>
    </w:p>
    <w:p>
      <w:pPr>
        <w:pStyle w:val="ListParagraph"/>
        <w:numPr>
          <w:ilvl w:val="2"/>
          <w:numId w:val="2"/>
        </w:numPr>
      </w:pPr>
      <w:r>
        <w:t xml:space="preserve">Deep 2.0.1 (legal style)</w:t>
      </w:r>
    </w:p>
    <w:p>
      <w:pPr>
        <w:spacing w:before="120"/>
      </w:pPr>
      <w:r>
        <w:rPr>
          <w:i/>
          <w:iCs/>
          <w:sz w:val="18"/>
          <w:szCs w:val="18"/>
        </w:rPr>
        <w:t xml:space="preserve">Restarted independent list (should begin at 1):</w:t>
      </w:r>
    </w:p>
    <w:p>
      <w:pPr>
        <w:pStyle w:val="ListParagraph"/>
        <w:numPr>
          <w:ilvl w:val="0"/>
          <w:numId w:val="3"/>
        </w:numPr>
      </w:pPr>
      <w:r>
        <w:t xml:space="preserve">Fresh one</w:t>
      </w:r>
    </w:p>
    <w:p>
      <w:pPr>
        <w:pStyle w:val="ListParagraph"/>
        <w:numPr>
          <w:ilvl w:val="0"/>
          <w:numId w:val="3"/>
        </w:numPr>
      </w:pPr>
      <w:r>
        <w:t xml:space="preserve">Fresh two</w:t>
      </w:r>
    </w:p>
    <w:p>
      <w:pPr>
        <w:spacing w:before="120"/>
      </w:pPr>
      <w:r>
        <w:rPr>
          <w:i/>
          <w:iCs/>
          <w:sz w:val="18"/>
          <w:szCs w:val="18"/>
        </w:rPr>
        <w:t xml:space="preserve">Wingdings/Symbol bullets:</w:t>
      </w:r>
    </w:p>
    <w:p>
      <w:pPr>
        <w:pStyle w:val="ListParagraph"/>
        <w:numPr>
          <w:ilvl w:val="0"/>
          <w:numId w:val="4"/>
        </w:numPr>
      </w:pPr>
      <w:r>
        <w:t xml:space="preserve">Diamond bullet item</w:t>
      </w:r>
    </w:p>
    <w:p>
      <w:pPr>
        <w:pStyle w:val="ListParagraph"/>
        <w:numPr>
          <w:ilvl w:val="0"/>
          <w:numId w:val="4"/>
        </w:numPr>
      </w:pPr>
      <w:r>
        <w:t xml:space="preserve">Another diamond</w:t>
      </w:r>
    </w:p>
    <w:p>
      <w:r>
        <w:br w:type="page"/>
      </w:r>
    </w:p>
    <w:p>
      <w:pPr>
        <w:pBdr>
          <w:bottom w:val="single" w:color="2F3C7E" w:sz="6" w:space="2"/>
        </w:pBdr>
        <w:spacing w:after="120"/>
      </w:pPr>
      <w:r>
        <w:rPr>
          <w:b/>
          <w:bCs/>
          <w:color w:val="B85042"/>
          <w:sz w:val="22"/>
          <w:szCs w:val="22"/>
        </w:rPr>
        <w:t xml:space="preserve">TC-DOCX-013 / 014  </w:t>
      </w:r>
      <w:r>
        <w:rPr>
          <w:b/>
          <w:bCs/>
          <w:sz w:val="22"/>
          <w:szCs w:val="22"/>
        </w:rPr>
        <w:t xml:space="preserve">Paragraph borders + pattern shading; highlight vs run shading</w:t>
      </w:r>
    </w:p>
    <w:p>
      <w:pPr>
        <w:pBdr>
          <w:top w:val="single" w:color="B85042" w:sz="8" w:space="4"/>
          <w:left w:val="single" w:color="F96167" w:sz="24" w:space="6"/>
          <w:bottom w:val="double" w:color="B85042" w:sz="8" w:space="4"/>
        </w:pBdr>
        <w:shd w:fill="FFFFFF" w:color="1C7293" w:val="pct25"/>
      </w:pPr>
      <w:r>
        <w:t xml:space="preserve">Boxed paragraph with 25% pattern shading and a thick left rule.</w:t>
      </w:r>
    </w:p>
    <w:p>
      <w:pPr>
        <w:spacing w:before="160"/>
      </w:pPr>
      <w:r>
        <w:rPr>
          <w:highlight w:val="yellow"/>
        </w:rPr>
        <w:t xml:space="preserve">highlight=yellow </w:t>
      </w:r>
      <w:r>
        <w:rPr>
          <w:shd w:fill="97BC62" w:val="clear"/>
        </w:rPr>
        <w:t xml:space="preserve">shd run-fill </w:t>
      </w:r>
      <w:r>
        <w:t xml:space="preserve">  (these two should render differently)</w:t>
      </w:r>
    </w:p>
    <w:p>
      <w:r>
        <w:br w:type="page"/>
      </w:r>
    </w:p>
    <w:p>
      <w:pPr>
        <w:pBdr>
          <w:bottom w:val="single" w:color="2F3C7E" w:sz="6" w:space="2"/>
        </w:pBdr>
        <w:spacing w:after="120"/>
      </w:pPr>
      <w:r>
        <w:rPr>
          <w:b/>
          <w:bCs/>
          <w:color w:val="B85042"/>
          <w:sz w:val="22"/>
          <w:szCs w:val="22"/>
        </w:rPr>
        <w:t xml:space="preserve">TC-DOCX-015  </w:t>
      </w:r>
      <w:r>
        <w:rPr>
          <w:b/>
          <w:bCs/>
          <w:sz w:val="22"/>
          <w:szCs w:val="22"/>
        </w:rPr>
        <w:t xml:space="preserve">Dropped drop cap (3 lines) with text wrap</w:t>
      </w:r>
    </w:p>
    <w:p>
      <w:pPr>
        <w:framePr w:dropCap="drop" w:hAnchor="text" w:vAnchor="text" w:lines="3" w:wrap="around"/>
      </w:pPr>
      <w:r>
        <w:rPr>
          <w:b/>
          <w:bCs/>
          <w:color w:val="2C5F2D"/>
          <w:sz w:val="96"/>
          <w:szCs w:val="96"/>
        </w:rPr>
        <w:t xml:space="preserve">D</w:t>
      </w:r>
    </w:p>
    <w:p>
      <w:r>
        <w:t xml:space="preserve">ropped capitals span three lines and the body text wraps to the right of the enlarged initial. The quick brown fox jumps over the lazy dog. The quick brown fox jumps over the lazy dog. The quick brown fox jumps over the lazy dog repeatedly until the wrap region is fully exercised across all three spanned lines of the paragraph body.</w:t>
      </w:r>
    </w:p>
    <w:p>
      <w:r>
        <w:br w:type="page"/>
      </w:r>
    </w:p>
    <w:p>
      <w:pPr>
        <w:pBdr>
          <w:bottom w:val="single" w:color="2F3C7E" w:sz="6" w:space="2"/>
        </w:pBdr>
        <w:spacing w:after="120"/>
      </w:pPr>
      <w:r>
        <w:rPr>
          <w:b/>
          <w:bCs/>
          <w:color w:val="B85042"/>
          <w:sz w:val="22"/>
          <w:szCs w:val="22"/>
        </w:rPr>
        <w:t xml:space="preserve">TC-DOCX-023 / 024  </w:t>
      </w:r>
      <w:r>
        <w:rPr>
          <w:b/>
          <w:bCs/>
          <w:sz w:val="22"/>
          <w:szCs w:val="22"/>
        </w:rPr>
        <w:t xml:space="preserve">Floating image wrap: square + tight, anchored to margin</w:t>
      </w:r>
    </w:p>
    <w:p>
      <w:r>
        <w:drawing>
          <wp:anchor distT="45000" distB="45000" distL="90000" distR="90000" simplePos="0" allowOverlap="1" behindDoc="0" locked="0" layoutInCell="1" relativeHeight="1047750">
            <wp:simplePos x="0" y="0"/>
            <wp:positionH relativeFrom="margin">
              <wp:align>left</wp:align>
            </wp:positionH>
            <wp:positionV relativeFrom="paragraph">
              <wp:posOffset>0</wp:posOffset>
            </wp:positionV>
            <wp:extent cx="1047750"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anchor>
        </w:drawing>
      </w:r>
      <w:r>
        <w:t xml:space="preserve">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Text flows around the floating image. </w:t>
      </w:r>
    </w:p>
    <w:p>
      <w:r>
        <w:br w:type="page"/>
      </w:r>
    </w:p>
    <w:p>
      <w:pPr>
        <w:pBdr>
          <w:bottom w:val="single" w:color="2F3C7E" w:sz="6" w:space="2"/>
        </w:pBdr>
        <w:spacing w:after="120"/>
      </w:pPr>
      <w:r>
        <w:rPr>
          <w:b/>
          <w:bCs/>
          <w:color w:val="B85042"/>
          <w:sz w:val="22"/>
          <w:szCs w:val="22"/>
        </w:rPr>
        <w:t xml:space="preserve">TC-DOCX-016  </w:t>
      </w:r>
      <w:r>
        <w:rPr>
          <w:b/>
          <w:bCs/>
          <w:sz w:val="22"/>
          <w:szCs w:val="22"/>
        </w:rPr>
        <w:t xml:space="preserve">Unequal multi-column text in a continuous section</w:t>
      </w:r>
    </w:p>
    <w:p>
      <w:pPr>
        <w:spacing w:after="160"/>
      </w:pPr>
      <w:r>
        <w:rPr>
          <w:i/>
          <w:iCs/>
          <w:color w:val="555555"/>
          <w:sz w:val="18"/>
          <w:szCs w:val="18"/>
        </w:rPr>
        <w:t xml:space="preserve">See the two-column continuous section that follows this label on the same page.</w:t>
      </w:r>
    </w:p>
    <w:p>
      <w:pPr>
        <w:pBdr>
          <w:bottom w:val="single" w:color="2F3C7E" w:sz="6" w:space="2"/>
        </w:pBdr>
        <w:spacing w:after="120"/>
      </w:pPr>
      <w:r>
        <w:rPr>
          <w:b/>
          <w:bCs/>
          <w:color w:val="B85042"/>
          <w:sz w:val="22"/>
          <w:szCs w:val="22"/>
        </w:rPr>
        <w:t xml:space="preserve">TC-DOCX-026  </w:t>
      </w:r>
      <w:r>
        <w:rPr>
          <w:b/>
          <w:bCs/>
          <w:sz w:val="22"/>
          <w:szCs w:val="22"/>
        </w:rPr>
        <w:t xml:space="preserve">OMML math: fraction, radical, summation, super/subscript</w:t>
      </w:r>
    </w:p>
    <w:p>
      <m:oMath>
        <m:r>
          <m:t>x = </m:t>
        </m:r>
        <m:f>
          <m:num>
            <m:r>
              <m:t>-b ± </m:t>
            </m:r>
            <m:rad>
              <m:radPr>
                <m:degHide m:val="1"/>
              </m:radPr>
              <m:deg/>
              <m:e>
                <m:r>
                  <m:t>b² - 4ac</m:t>
                </m:r>
              </m:e>
            </m:rad>
          </m:num>
          <m:den>
            <m:r>
              <m:t>2a</m:t>
            </m:r>
          </m:den>
        </m:f>
      </m:oMath>
    </w:p>
    <w:p>
      <m:oMath>
        <m:r>
          <m:t>a</m:t>
        </m:r>
        <m:sSub>
          <m:sSubPr/>
          <m:e>
            <m:r>
              <m:t>i</m:t>
            </m:r>
          </m:e>
          <m:sub>
            <m:r>
              <m:t>j</m:t>
            </m:r>
          </m:sub>
        </m:sSub>
        <m:r>
          <m:t> + </m:t>
        </m:r>
        <m:sSup>
          <m:sSupPr/>
          <m:e>
            <m:r>
              <m:t>e</m:t>
            </m:r>
          </m:e>
          <m:sup>
            <m:r>
              <m:t>iπ</m:t>
            </m:r>
          </m:sup>
        </m:sSup>
        <m:r>
          <m:t> = </m:t>
        </m:r>
        <m:rad>
          <m:radPr>
            <m:degHide m:val="1"/>
          </m:radPr>
          <m:deg/>
          <m:e>
            <m:r>
              <m:t>2</m:t>
            </m:r>
          </m:e>
        </m:rad>
      </m:oMath>
    </w:p>
    <w:p>
      <w:r>
        <w:br w:type="page"/>
      </w:r>
    </w:p>
    <w:p>
      <w:pPr>
        <w:pBdr>
          <w:bottom w:val="single" w:color="2F3C7E" w:sz="6" w:space="2"/>
        </w:pBdr>
        <w:spacing w:after="120"/>
      </w:pPr>
      <w:r>
        <w:rPr>
          <w:b/>
          <w:bCs/>
          <w:color w:val="B85042"/>
          <w:sz w:val="22"/>
          <w:szCs w:val="22"/>
        </w:rPr>
        <w:t xml:space="preserve">TC-DOCX-027 / 028  </w:t>
      </w:r>
      <w:r>
        <w:rPr>
          <w:b/>
          <w:bCs/>
          <w:sz w:val="22"/>
          <w:szCs w:val="22"/>
        </w:rPr>
        <w:t xml:space="preserve">Font fallback (absent font) + EastAsia/Latin split</w:t>
      </w:r>
    </w:p>
    <w:p>
      <w:pPr>
        <w:spacing w:after="160"/>
      </w:pPr>
      <w:r>
        <w:rPr>
          <w:i/>
          <w:iCs/>
          <w:color w:val="555555"/>
          <w:sz w:val="18"/>
          <w:szCs w:val="18"/>
        </w:rPr>
        <w:t xml:space="preserve">First run names a font unlikely to be installed (metric substitution test). Second run splits Latin vs EastAsia fonts in one run.</w:t>
      </w:r>
    </w:p>
    <w:p>
      <w:r>
        <w:rPr>
          <w:rFonts w:ascii="Garamond Premier Pro Caption" w:cs="Garamond Premier Pro Caption" w:eastAsia="Garamond Premier Pro Caption" w:hAnsi="Garamond Premier Pro Caption"/>
          <w:sz w:val="24"/>
          <w:szCs w:val="24"/>
        </w:rPr>
        <w:t xml:space="preserve">This run requests "Garamond Premier Pro Caption" — substitution must keep metrics.</w:t>
      </w:r>
    </w:p>
    <w:p>
      <w:r>
        <w:rPr>
          <w:rFonts w:ascii="Caladea" w:eastAsia="MS Mincho"/>
          <w:sz w:val="24"/>
          <w:szCs w:val="24"/>
        </w:rPr>
        <w:t xml:space="preserve">Latin then CJK: Hello 日本語 こんにちは</w:t>
      </w:r>
    </w:p>
    <w:p>
      <w:r>
        <w:br w:type="page"/>
      </w:r>
    </w:p>
    <w:p>
      <w:pPr>
        <w:pBdr>
          <w:bottom w:val="single" w:color="2F3C7E" w:sz="6" w:space="2"/>
        </w:pBdr>
        <w:spacing w:after="120"/>
      </w:pPr>
      <w:r>
        <w:rPr>
          <w:b/>
          <w:bCs/>
          <w:color w:val="B85042"/>
          <w:sz w:val="22"/>
          <w:szCs w:val="22"/>
        </w:rPr>
        <w:t xml:space="preserve">TC-DOCX-029  </w:t>
      </w:r>
      <w:r>
        <w:rPr>
          <w:b/>
          <w:bCs/>
          <w:sz w:val="22"/>
          <w:szCs w:val="22"/>
        </w:rPr>
        <w:t xml:space="preserve">RTL / bidi paragraph (mixed Hebrew + Latin + digits)</w:t>
      </w:r>
    </w:p>
    <w:p>
      <w:pPr>
        <w:bidi/>
      </w:pPr>
      <w:r>
        <w:rPr>
          <w:rtl/>
        </w:rPr>
        <w:t xml:space="preserve">שלום world 123 עולם (mixed RTL/LTR with neutrals)</w:t>
      </w:r>
    </w:p>
    <w:p>
      <w:r>
        <w:br w:type="page"/>
      </w:r>
    </w:p>
    <w:p>
      <w:pPr>
        <w:pBdr>
          <w:bottom w:val="single" w:color="2F3C7E" w:sz="6" w:space="2"/>
        </w:pBdr>
        <w:spacing w:after="120"/>
      </w:pPr>
      <w:r>
        <w:rPr>
          <w:b/>
          <w:bCs/>
          <w:color w:val="B85042"/>
          <w:sz w:val="22"/>
          <w:szCs w:val="22"/>
        </w:rPr>
        <w:t xml:space="preserve">TC-DOCX-030 / 031  </w:t>
      </w:r>
      <w:r>
        <w:rPr>
          <w:b/>
          <w:bCs/>
          <w:sz w:val="22"/>
          <w:szCs w:val="22"/>
        </w:rPr>
        <w:t xml:space="preserve">Character spacing, scale, baseline position, small/all caps</w:t>
      </w:r>
    </w:p>
    <w:p>
      <w:r>
        <w:rPr>
          <w:spacing w:val="60"/>
        </w:rPr>
        <w:t xml:space="preserve">Expanded tracking </w:t>
      </w:r>
      <w:r>
        <w:rPr>
          <w:spacing w:val="-30"/>
        </w:rPr>
        <w:t xml:space="preserve">condensed </w:t>
      </w:r>
      <w:r>
        <w:rPr>
          <w:w w:val="150"/>
        </w:rPr>
        <w:t xml:space="preserve">scaled150 </w:t>
      </w:r>
      <w:r>
        <w:rPr>
          <w:position w:val="12"/>
        </w:rPr>
        <w:t xml:space="preserve">raised</w:t>
      </w:r>
      <w:r>
        <w:rPr>
          <w:position w:val="-12"/>
        </w:rPr>
        <w:t xml:space="preserve"> lowered</w:t>
      </w:r>
    </w:p>
    <w:p>
      <w:r>
        <w:rPr>
          <w:smallCaps/>
        </w:rPr>
        <w:t xml:space="preserve">small caps here </w:t>
      </w:r>
      <w:r>
        <w:rPr>
          <w:caps/>
        </w:rPr>
        <w:t xml:space="preserve">all caps here</w:t>
      </w:r>
    </w:p>
    <w:p>
      <w:r>
        <w:br w:type="page"/>
      </w:r>
    </w:p>
    <w:p>
      <w:pPr>
        <w:pBdr>
          <w:bottom w:val="single" w:color="2F3C7E" w:sz="6" w:space="2"/>
        </w:pBdr>
        <w:spacing w:after="120"/>
      </w:pPr>
      <w:r>
        <w:rPr>
          <w:b/>
          <w:bCs/>
          <w:color w:val="B85042"/>
          <w:sz w:val="22"/>
          <w:szCs w:val="22"/>
        </w:rPr>
        <w:t xml:space="preserve">TC-DOCX-032 / 033  </w:t>
      </w:r>
      <w:r>
        <w:rPr>
          <w:b/>
          <w:bCs/>
          <w:sz w:val="22"/>
          <w:szCs w:val="22"/>
        </w:rPr>
        <w:t xml:space="preserve">Tracked changes (ins/del) + a comment range</w:t>
      </w:r>
    </w:p>
    <w:p>
      <w:commentRangeStart w:id="0"/>
      <w:r>
        <w:t xml:space="preserve">The term is </w:t>
      </w:r>
      <w:del w:id="101" w:author="Reviewer A" w:date="2026-06-08T00:00:00Z">
        <w:r>
          <w:delText xml:space="preserve">30</w:delText>
        </w:r>
      </w:del>
      <w:ins w:id="102" w:author="Reviewer B" w:date="2026-06-08T00:00:00Z">
        <w:r>
          <w:t xml:space="preserve">60</w:t>
        </w:r>
      </w:ins>
      <w:r>
        <w:t xml:space="preserve"> days.</w:t>
      </w:r>
      <w:commentRangeEnd w:id="0"/>
      <w:r>
        <w:commentReference w:id="0"/>
      </w:r>
    </w:p>
    <w:p>
      <w:r>
        <w:br w:type="page"/>
      </w:r>
    </w:p>
    <w:p>
      <w:pPr>
        <w:pBdr>
          <w:bottom w:val="single" w:color="2F3C7E" w:sz="6" w:space="2"/>
        </w:pBdr>
        <w:spacing w:after="120"/>
      </w:pPr>
      <w:r>
        <w:rPr>
          <w:b/>
          <w:bCs/>
          <w:color w:val="B85042"/>
          <w:sz w:val="22"/>
          <w:szCs w:val="22"/>
        </w:rPr>
        <w:t xml:space="preserve">TC-DOCX-021 / 022  </w:t>
      </w:r>
      <w:r>
        <w:rPr>
          <w:b/>
          <w:bCs/>
          <w:sz w:val="22"/>
          <w:szCs w:val="22"/>
        </w:rPr>
        <w:t xml:space="preserve">Bookmarks, internal cross-ref (PAGEREF), external link</w:t>
      </w:r>
    </w:p>
    <w:p>
      <w:bookmarkStart w:name="tgt" w:id="1"/>
      <w:r>
        <w:t xml:space="preserve">◀ This is the bookmark target.</w:t>
      </w:r>
      <w:bookmarkEnd w:id="1"/>
    </w:p>
    <w:p>
      <w:r>
        <w:t xml:space="preserve">Jump: </w:t>
      </w:r>
      <w:hyperlink w:history="1" w:anchor="tgt">
        <w:r>
          <w:rPr>
            <w:rStyle w:val="Hyperlink"/>
          </w:rPr>
          <w:t xml:space="preserve">go to target</w:t>
        </w:r>
      </w:hyperlink>
    </w:p>
    <w:p>
      <w:r>
        <w:t xml:space="preserve">PAGEREF field: target is on page </w:t>
      </w:r>
      <w:fldSimple w:instr="PAGEREF tgt \h">
        <w:r>
          <w:t xml:space="preserve">?</w:t>
        </w:r>
      </w:fldSimple>
    </w:p>
    <w:p>
      <w:hyperlink w:history="1" r:id="rIdnzw65_xi_qgcf3q1y7i3v">
        <w:r>
          <w:rPr>
            <w:rStyle w:val="Hyperlink"/>
          </w:rPr>
          <w:t xml:space="preserve">external link</w:t>
        </w:r>
      </w:hyperlink>
    </w:p>
    <w:p>
      <w:r>
        <w:br w:type="page"/>
      </w:r>
    </w:p>
    <w:p>
      <w:pPr>
        <w:pBdr>
          <w:bottom w:val="single" w:color="2F3C7E" w:sz="6" w:space="2"/>
        </w:pBdr>
        <w:spacing w:after="120"/>
      </w:pPr>
      <w:r>
        <w:rPr>
          <w:b/>
          <w:bCs/>
          <w:color w:val="B85042"/>
          <w:sz w:val="22"/>
          <w:szCs w:val="22"/>
        </w:rPr>
        <w:t xml:space="preserve">TC-DOCX-037  </w:t>
      </w:r>
      <w:r>
        <w:rPr>
          <w:b/>
          <w:bCs/>
          <w:sz w:val="22"/>
          <w:szCs w:val="22"/>
        </w:rPr>
        <w:t xml:space="preserve">keepNext / keepLines / widow control</w:t>
      </w:r>
    </w:p>
    <w:p>
      <w:pPr>
        <w:keepNext/>
      </w:pPr>
      <w:r>
        <w:rPr>
          <w:b/>
          <w:bCs/>
        </w:rPr>
        <w:t xml:space="preserve">Heading kept with next paragraph</w:t>
      </w:r>
    </w:p>
    <w:p>
      <w:pPr>
        <w:keepLines/>
        <w:widowControl/>
      </w:pPr>
      <w:r>
        <w:t xml:space="preserve">Body paragraph that must not be orphaned from its heading at a page boundary. lorem ipsum lorem ipsum lorem ipsum lorem ipsum lorem ipsum lorem ipsum lorem ipsum lorem ipsum lorem ipsum lorem ipsum lorem ipsum lorem ipsum lorem ipsum lorem ipsum lorem ipsum lorem ipsum lorem ipsum lorem ipsum lorem ipsum lorem ipsum </w:t>
      </w:r>
    </w:p>
    <w:p>
      <w:pPr>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pPr>
    </w:p>
    <w:p>
      <w:r>
        <w:t xml:space="preserve">Column flow paragraph 1. lorem ipsum dolor sit amet lorem ipsum dolor sit amet lorem ipsum dolor sit amet lorem ipsum dolor sit amet lorem ipsum dolor sit amet lorem ipsum dolor sit amet </w:t>
      </w:r>
    </w:p>
    <w:p>
      <w:r>
        <w:t xml:space="preserve">Column flow paragraph 2. lorem ipsum dolor sit amet lorem ipsum dolor sit amet lorem ipsum dolor sit amet lorem ipsum dolor sit amet lorem ipsum dolor sit amet lorem ipsum dolor sit amet </w:t>
      </w:r>
    </w:p>
    <w:p>
      <w:r>
        <w:t xml:space="preserve">Column flow paragraph 3. lorem ipsum dolor sit amet lorem ipsum dolor sit amet lorem ipsum dolor sit amet lorem ipsum dolor sit amet lorem ipsum dolor sit amet lorem ipsum dolor sit amet </w:t>
      </w:r>
    </w:p>
    <w:p>
      <w:pPr>
        <w:sectPr>
          <w:type w:val="continuous"/>
          <w:pgSz w:w="11906" w:h="16838" w:orient="portrait"/>
          <w:pgMar w:top="1440" w:right="1440" w:bottom="1440" w:left="1440" w:header="708" w:footer="708" w:gutter="0"/>
          <w:pgNumType/>
          <w:cols w:num="2" w:equalWidth="false">
            <w:col w:w="3200" w:space="360"/>
            <w:col w:w="5800"/>
          </w:cols>
          <w:docGrid w:linePitch="360"/>
        </w:sectPr>
      </w:pPr>
    </w:p>
    <w:p>
      <w:pPr>
        <w:pBdr>
          <w:bottom w:val="single" w:color="2F3C7E" w:sz="6" w:space="2"/>
        </w:pBdr>
        <w:spacing w:after="120"/>
      </w:pPr>
      <w:r>
        <w:rPr>
          <w:b/>
          <w:bCs/>
          <w:color w:val="B85042"/>
          <w:sz w:val="22"/>
          <w:szCs w:val="22"/>
        </w:rPr>
        <w:t xml:space="preserve">TC-DOCX-017 / 019  </w:t>
      </w:r>
      <w:r>
        <w:rPr>
          <w:b/>
          <w:bCs/>
          <w:sz w:val="22"/>
          <w:szCs w:val="22"/>
        </w:rPr>
        <w:t xml:space="preserve">Landscape section + page-number restart as lower-roman</w:t>
      </w:r>
    </w:p>
    <w:p>
      <w:r>
        <w:t xml:space="preserve">This section is landscape and restarts page numbering in lower-roman (footer shows "i").</w:t>
      </w:r>
    </w:p>
    <w:sectPr>
      <w:footerReference w:type="default" r:id="rId10"/>
      <w:type w:val="nextPage"/>
      <w:pgSz w:w="15840" w:h="12240" w:orient="landscape"/>
      <w:pgMar w:top="1440" w:right="1440" w:bottom="1440" w:left="1440" w:header="708" w:footer="708" w:gutter="0"/>
      <w:pgNumType w:start="1"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ewer B" w:date="2026-06-08T00:00:00.000Z">
    <w:p>
      <w:r>
        <w:t xml:space="preserve">Confirm the revised term length with legal.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Roman restart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rPr>
      <w:t xml:space="preserve">Loki ACID — DOCX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2F3C7E"/>
      </w:rPr>
      <w:t xml:space="preserve">FIRST-PAGE HEADER (titlePg)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480"/>
      </w:pPr>
    </w:lvl>
    <w:lvl w:ilvl="2" w15:tentative="1">
      <w:start w:val="1"/>
      <w:numFmt w:val="decimal"/>
      <w:lvlText w:val="%1.%2.%3"/>
      <w:lvlJc w:val="left"/>
      <w:pPr>
        <w:ind w:left="1440" w:hanging="60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bullet"/>
      <w:lvlText w:val="♦"/>
      <w:lvlJc w:val="left"/>
      <w:pPr>
        <w:ind w:left="48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zw65_xi_qgcf3q1y7i3v" Type="http://schemas.openxmlformats.org/officeDocument/2006/relationships/hyperlink" Target="https://example.com" TargetMode="External"/><Relationship Id="rId11" Type="http://schemas.openxmlformats.org/officeDocument/2006/relationships/image" Target="media/60d8a27aa1960284d65bde4a40a9f5f5d390c84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Loki ACID — DOCX rendering tests</dc:title>
  <dc:creator>Loki ACID Suite</dc:creator>
  <cp:lastModifiedBy>Un-named</cp:lastModifiedBy>
  <cp:revision>1</cp:revision>
  <dcterms:created xsi:type="dcterms:W3CDTF">2026-06-17T03:12:38.172Z</dcterms:created>
  <dcterms:modified xsi:type="dcterms:W3CDTF">2026-06-17T03:12:38.173Z</dcterms:modified>
</cp:coreProperties>
</file>

<file path=docProps/custom.xml><?xml version="1.0" encoding="utf-8"?>
<Properties xmlns="http://schemas.openxmlformats.org/officeDocument/2006/custom-properties" xmlns:vt="http://schemas.openxmlformats.org/officeDocument/2006/docPropsVTypes"/>
</file>